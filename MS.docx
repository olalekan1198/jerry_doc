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jc w:val="center"/>
        <w:rPr>
          <w:rFonts w:ascii="Times New Roman" w:hAnsi="Times New Roman" w:cs="Times New Roman"/>
          <w:b/>
          <w:b/>
          <w:bCs/>
          <w:sz w:val="28"/>
          <w:szCs w:val="28"/>
        </w:rPr>
      </w:pPr>
      <w:r>
        <w:rPr>
          <w:rFonts w:cs="Times New Roman" w:ascii="Times New Roman" w:hAnsi="Times New Roman"/>
          <w:b/>
          <w:bCs/>
          <w:sz w:val="28"/>
          <w:szCs w:val="28"/>
        </w:rPr>
        <w:t>Transition Metal Chalcogenide: A Promising Material For The Photocatalytic Evolution Of Hydrogen</w:t>
      </w:r>
    </w:p>
    <w:p>
      <w:pPr>
        <w:pStyle w:val="Normal"/>
        <w:spacing w:lineRule="auto" w:line="240"/>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In recent years, environmental sustainability and clean energy have become two of the most related issues that have garnered attention</w:t>
      </w:r>
      <w:r>
        <w:fldChar w:fldCharType="begin"/>
      </w:r>
      <w:r>
        <w:rPr>
          <w:sz w:val="24"/>
          <w:szCs w:val="24"/>
          <w:rFonts w:cs="Times New Roman" w:ascii="Times New Roman" w:hAnsi="Times New Roman"/>
        </w:rPr>
        <w:instrText>ADDIN CSL_CITATION {"citationItems":[{"id":"ITEM-1","itemData":{"DOI":"10.1186/s40580-021-00254-x","ISSN":"21965404","abstract":"As a promising substitute for fossil fuels, hydrogen has emerged as a clean and renewable energy. A key challenge is the efficient production of hydrogen to meet the commercial-scale demand of hydrogen. Water splitting electrolysis is a promising pathway to achieve the efficient hydrogen production in terms of energy conversion and storage in which catalysis or electrocatalysis plays a critical role. The development of active, stable, and low-cost catalysts or electrocatalysts is an essential prerequisite for achieving the desired electrocatalytic hydrogen production from water splitting for practical use, which constitutes the central focus of this review. It will start with an introduction of the water splitting performance evaluation of various electrocatalysts in terms of activity, stability, and efficiency. This will be followed by outlining current knowledge on the two half-cell reactions, hydrogen evolution reaction (HER) and oxygen evolution reaction (OER), in terms of reaction mechanisms in alkaline and acidic media. Recent advances in the design and preparation of nanostructured noble-metal and non-noble metal-based electrocatalysts will be discussed. New strategies and insights in exploring the synergistic structure, morphology, composition, and active sites of the nanostructured electrocatalysts for increasing the electrocatalytic activity and stability in HER and OER will be highlighted. Finally, future challenges and perspectives in the design of active and robust electrocatalysts for HER and OER towards efficient production of hydrogen from water splitting electrolysis will also be outlined.","author":[{"dropping-particle":"","family":"Wang","given":"Shan","non-dropping-particle":"","parse-names":false,"suffix":""},{"dropping-particle":"","family":"Lu","given":"Aolin","non-dropping-particle":"","parse-names":false,"suffix":""},{"dropping-particle":"","family":"Zhong","given":"Chuan Jian","non-dropping-particle":"","parse-names":false,"suffix":""}],"container-title":"Nano Convergence","id":"ITEM-1","issue":"1","issued":{"date-parts":[["2021"]]},"publisher":"Springer Singapore","title":"Hydrogen production from water electrolysis: role of catalysts","type":"article-journal","volume":"8"},"uris":["http://www.mendeley.com/documents/?uuid=5e784ac6-8e57-4e55-9136-6a84fb8c8b56"]},{"id":"ITEM-2","itemData":{"DOI":"10.1016/j.rser.2015.06.040","ISSN":"18790690","abstract":"Abstract Mobility (transport of people and goods) is a socio-economic reality and need for which is bound to grow in the coming years. Modes of transport should be safe, economic and reasonably environmental friendly. Hydrogen could be ideal as a synthetic energy carrier for transport sector as its gravimetric energy density is very high, abundantly available in combined form on the earth and its oxidation product (water) does not contribute to greenhouse gas emissions. However, its sustainable production from renewable resources economically, on-board storage to provide desirable driving range, usage in durable energy conversion devices and development of infrastructure for its delivery remain significant challenges. In this article, recent developments in the field of production, storage, transport and delivery of hydrogen along with environmental and safety aspects of its use as an energy carrier are presented. Almost any energy source can be used to produce hydrogen. Presently, non-renewable sources dominate hydrogen production processes but the need of the hour is to develop and promote the share of renewable sources for hydrogen production to make it completely sustainable. Hydrogen may be used as fuel for almost any application, where fossil fuels are used presently and would offer immediate benefits over the conventional fuels, if produced from renewable sources. For achieving a successful \"hydrogen economy\" in the near future, the technical and economic challenges associated with hydrogen must be addressed quickly. Finding feasible solutions to different challenges may take some time but technological breakthrough by way of on-going efforts do promise hydrogen as the ultimate solution for meeting our future energy needs for the transport sector.","author":[{"dropping-particle":"","family":"Singh","given":"Sonal","non-dropping-particle":"","parse-names":false,"suffix":""},{"dropping-particle":"","family":"Jain","given":"Shikha","non-dropping-particle":"","parse-names":false,"suffix":""},{"dropping-particle":"","family":"Ps","given":"Venkateswaran","non-dropping-particle":"","parse-names":false,"suffix":""},{"dropping-particle":"","family":"Tiwari","given":"Avanish K.","non-dropping-particle":"","parse-names":false,"suffix":""},{"dropping-particle":"","family":"Nouni","given":"Mansa R.","non-dropping-particle":"","parse-names":false,"suffix":""},{"dropping-particle":"","family":"Pandey","given":"Jitendra K.","non-dropping-particle":"","parse-names":false,"suffix":""},{"dropping-particle":"","family":"Goel","given":"Sanket","non-dropping-particle":"","parse-names":false,"suffix":""}],"container-title":"Renewable and Sustainable Energy Reviews","id":"ITEM-2","issued":{"date-parts":[["2015"]]},"page":"623-633","publisher":"Elsevier","title":"Hydrogen: A sustainable fuel for future of the transport sector","type":"article-journal","volume":"51"},"uris":["http://www.mendeley.com/documents/?uuid=9b7aff48-736f-41cf-be56-2b4c7deb0039"]}],"mendeley":{"formattedCitation":"[1,2]","plainTextFormattedCitation":"[1,2]","previouslyFormattedCitation":"[1,2]"},"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[1,2]</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This is so because energy drives the social development and economy of every developed society, which in turn causes an increasing demand in the consumption of fossil fuels, since most of the currently used energy sources are reliant on them </w:t>
      </w:r>
      <w:r>
        <w:fldChar w:fldCharType="begin"/>
      </w:r>
      <w:r>
        <w:rPr>
          <w:sz w:val="24"/>
          <w:szCs w:val="24"/>
          <w:rFonts w:cs="Times New Roman" w:ascii="Times New Roman" w:hAnsi="Times New Roman"/>
        </w:rPr>
        <w:instrText>ADDIN CSL_CITATION {"citationItems":[{"id":"ITEM-1","itemData":{"DOI":"10.1016/j.rser.2015.06.040","ISSN":"18790690","abstract":"Abstract Mobility (transport of people and goods) is a socio-economic reality and need for which is bound to grow in the coming years. Modes of transport should be safe, economic and reasonably environmental friendly. Hydrogen could be ideal as a synthetic energy carrier for transport sector as its gravimetric energy density is very high, abundantly available in combined form on the earth and its oxidation product (water) does not contribute to greenhouse gas emissions. However, its sustainable production from renewable resources economically, on-board storage to provide desirable driving range, usage in durable energy conversion devices and development of infrastructure for its delivery remain significant challenges. In this article, recent developments in the field of production, storage, transport and delivery of hydrogen along with environmental and safety aspects of its use as an energy carrier are presented. Almost any energy source can be used to produce hydrogen. Presently, non-renewable sources dominate hydrogen production processes but the need of the hour is to develop and promote the share of renewable sources for hydrogen production to make it completely sustainable. Hydrogen may be used as fuel for almost any application, where fossil fuels are used presently and would offer immediate benefits over the conventional fuels, if produced from renewable sources. For achieving a successful \"hydrogen economy\" in the near future, the technical and economic challenges associated with hydrogen must be addressed quickly. Finding feasible solutions to different challenges may take some time but technological breakthrough by way of on-going efforts do promise hydrogen as the ultimate solution for meeting our future energy needs for the transport sector.","author":[{"dropping-particle":"","family":"Singh","given":"Sonal","non-dropping-particle":"","parse-names":false,"suffix":""},{"dropping-particle":"","family":"Jain","given":"Shikha","non-dropping-particle":"","parse-names":false,"suffix":""},{"dropping-particle":"","family":"Ps","given":"Venkateswaran","non-dropping-particle":"","parse-names":false,"suffix":""},{"dropping-particle":"","family":"Tiwari","given":"Avanish K.","non-dropping-particle":"","parse-names":false,"suffix":""},{"dropping-particle":"","family":"Nouni","given":"Mansa R.","non-dropping-particle":"","parse-names":false,"suffix":""},{"dropping-particle":"","family":"Pandey","given":"Jitendra K.","non-dropping-particle":"","parse-names":false,"suffix":""},{"dropping-particle":"","family":"Goel","given":"Sanket","non-dropping-particle":"","parse-names":false,"suffix":""}],"container-title":"Renewable and Sustainable Energy Reviews","id":"ITEM-1","issued":{"date-parts":[["2015"]]},"page":"623-633","publisher":"Elsevier","title":"Hydrogen: A sustainable fuel for future of the transport sector","type":"article-journal","volume":"51"},"uris":["http://www.mendeley.com/documents/?uuid=9b7aff48-736f-41cf-be56-2b4c7deb0039"]},{"id":"ITEM-2","itemData":{"DOI":"10.1007/s41918-018-0014-z","ISBN":"0123456789","ISSN":"25208136","abstract":"Abstract: The study of hydrogen evolution reaction and oxygen evolution reaction electrocatalysts for water electrolysis is a developing field in which noble metal-based materials are commonly used. However, the associated high cost and low abundance of noble metals limit their practical application. Non-noble metal catalysts, aside from being inexpensive, highly abundant and environmental friendly, can possess high electrical conductivity, good structural tunability and comparable electrocatalytic performances to state-of-the-art noble metals, particularly in alkaline media, making them desirable candidates to reduce or replace noble metals as promising electrocatalysts for water electrolysis. This article will review and provide an overview of the fundamental knowledge related to water electrolysis with a focus on the development and progress of non-noble metal-based electrocatalysts in alkaline, polymer exchange membrane and solid oxide electrolysis. A critical analysis of the various catalysts currently available is also provided with discussions on current challenges and future perspectives. In addition, to facilitate future research and development, several possible research directions to overcome these challenges are provided in this article. Graphical Abstract: [Figure not available: see fulltext.]","author":[{"dropping-particle":"","family":"Khan","given":"Muhammad Arif","non-dropping-particle":"","parse-names":false,"suffix":""},{"dropping-particle":"","family":"Zhao","given":"Hongbin","non-dropping-particle":"","parse-names":false,"suffix":""},{"dropping-particle":"","family":"Zou","given":"Wenwen","non-dropping-particle":"","parse-names":false,"suffix":""},{"dropping-particle":"","family":"Chen","given":"Zhe","non-dropping-particle":"","parse-names":false,"suffix":""},{"dropping-particle":"","family":"Cao","given":"Wenjuan","non-dropping-particle":"","parse-names":false,"suffix":""},{"dropping-particle":"","family":"Fang","given":"Jianhui","non-dropping-particle":"","parse-names":false,"suffix":""},{"dropping-particle":"","family":"Xu","given":"Jiaqiang","non-dropping-particle":"","parse-names":false,"suffix":""},{"dropping-particle":"","family":"Zhang","given":"Lei","non-dropping-particle":"","parse-names":false,"suffix":""},{"dropping-particle":"","family":"Zhang","given":"Jiujun","non-dropping-particle":"","parse-names":false,"suffix":""}],"container-title":"Electrochemical Energy Reviews","id":"ITEM-2","issue":"4","issued":{"date-parts":[["2018"]]},"number-of-pages":"483-530","publisher":"Springer Singapore","title":"Recent Progresses in Electrocatalysts for Water Electrolysis","type":"book","volume":"1"},"uris":["http://www.mendeley.com/documents/?uuid=804cd659-ca24-4e59-a59e-c8963a90c1d3"]},{"id":"ITEM-3","itemData":{"DOI":"10.1016/0360-3199(93)90115-Q","ISSN":"03603199","abstract":"The cost of hydrogen from water electrolysis is estimated, assuming that the electricity was produced from solar, hydro-, fossil, or nuclear power. The costs for hydrogen end-use in the sectors of power generation, heat and transportation are calculated, based on a state-of-the-art technology and a more advanced technology expected to represent the state by the year 2010. The cost of hydrogen utilization (without energy taxes) is higher than the current price of fossil fuels (including taxes). Without restrictions imposed on fossil fuel consumption, hydrogen will not gain a significant market share in either of the cases discussed. © 1993.","author":[{"dropping-particle":"","family":"HASSMANN","given":"K","non-dropping-particle":"","parse-names":false,"suffix":""},{"dropping-particle":"","family":"KUHNE","given":"H","non-dropping-particle":"","parse-names":false,"suffix":""}],"container-title":"International Journal of Hydrogen Energy","id":"ITEM-3","issue":"8","issued":{"date-parts":[["1993","8"]]},"page":"635-640","title":"Primary energy sources for hydrogen production","type":"article-journal","volume":"18"},"uris":["http://www.mendeley.com/documents/?uuid=faca3c22-235e-428b-82be-3db1a4a7b5ff"]}],"mendeley":{"formattedCitation":"[2–4]","plainTextFormattedCitation":"[2–4]","previouslyFormattedCitation":"[2–4]"},"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[2–4]</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As of 2016</w:t>
      </w:r>
      <w:r>
        <w:rPr/>
        <w:commentReference w:id="0"/>
      </w:r>
      <w:r>
        <w:rPr>
          <w:rFonts w:cs="Times New Roman" w:ascii="Times New Roman" w:hAnsi="Times New Roman"/>
          <w:sz w:val="24"/>
          <w:szCs w:val="24"/>
        </w:rPr>
        <w:t>, about 79.5% energy economy was thought to be reliant on conventional fossil energy sources like natural gases, coal, and petroleum which are non-renewable and environmentally benign, while 20.5% of global energy consumption is from renewable energy sources</w:t>
      </w:r>
      <w:r>
        <w:fldChar w:fldCharType="begin"/>
      </w:r>
      <w:r>
        <w:rPr>
          <w:sz w:val="24"/>
          <w:szCs w:val="24"/>
          <w:rFonts w:cs="Times New Roman" w:ascii="Times New Roman" w:hAnsi="Times New Roman"/>
        </w:rPr>
        <w:instrText>ADDIN CSL_CITATION {"citationItems":[{"id":"ITEM-1","itemData":{"DOI":"10.1021/acs.chemrev.9b00248","ISSN":"15206890","PMID":"31657904","abstract":"Hydrogen fuel is considered as the cleanest renewable resource and the primary alternative to fossil fuels for future energy supply. Sustainable hydrogen generation is the major prerequisite to realize future hydrogen economy. The electrocatalytic hydrogen evolution reaction (HER), as the vital step of water electrolysis to H2 production, has been the subject of extensive study over the past decades. In this comprehensive review, we first summarize the fundamentals of HER and review the recent state-of-the-art advances in the low-cost and high-performance catalysts based on noble and non-noble metals, as well as metal-free HER electrocatalysts. We systemically discuss the insights into the relationship among the catalytic activity, morphology, structure, composition, and synthetic method. Strategies for developing an effective catalyst, including increasing the intrinsic activity of active sites and/or increasing the number of active sites, are summarized and highlighted. Finally, the challenges, perspectives, and research directions of HER electrocatalysis are featured.","author":[{"dropping-particle":"","family":"Zhu","given":"Jing","non-dropping-particle":"","parse-names":false,"suffix":""},{"dropping-particle":"","family":"Hu","given":"Liangsheng","non-dropping-particle":"","parse-names":false,"suffix":""},{"dropping-particle":"","family":"Zhao","given":"Pengxiang","non-dropping-particle":"","parse-names":false,"suffix":""},{"dropping-particle":"","family":"Lee","given":"Lawrence Yoon Suk","non-dropping-particle":"","parse-names":false,"suffix":""},{"dropping-particle":"","family":"Wong","given":"Kwok Yin","non-dropping-particle":"","parse-names":false,"suffix":""}],"container-title":"Chemical Reviews","id":"ITEM-1","issue":"2","issued":{"date-parts":[["2020"]]},"page":"851-918","title":"Recent Advances in Electrocatalytic Hydrogen Evolution Using Nanoparticles","type":"article-journal","volume":"120"},"uris":["http://www.mendeley.com/documents/?uuid=464deed1-947e-4020-b87b-47c878e4643c"]}],"mendeley":{"formattedCitation":"[5]","plainTextFormattedCitation":"[5]","previouslyFormattedCitation":"[5]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[5]</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w:t>
      </w:r>
      <w:commentRangeStart w:id="1"/>
      <w:r>
        <w:rPr>
          <w:rFonts w:cs="Times New Roman" w:ascii="Times New Roman" w:hAnsi="Times New Roman"/>
          <w:sz w:val="24"/>
          <w:szCs w:val="24"/>
        </w:rPr>
        <w:t>he energy demand has not reduced</w:t>
      </w:r>
      <w:r>
        <w:rPr>
          <w:rFonts w:cs="Times New Roman" w:ascii="Times New Roman" w:hAnsi="Times New Roman"/>
          <w:sz w:val="24"/>
          <w:szCs w:val="24"/>
        </w:rPr>
      </w:r>
      <w:commentRangeEnd w:id="1"/>
      <w:r>
        <w:commentReference w:id="1"/>
      </w:r>
      <w:r>
        <w:rPr>
          <w:rFonts w:cs="Times New Roman" w:ascii="Times New Roman" w:hAnsi="Times New Roman"/>
          <w:sz w:val="24"/>
          <w:szCs w:val="24"/>
        </w:rPr>
        <w:t>. Instead, it has been projected to increase from 16 Terawatt (TW) reported in  2010 to about 30 TW in 2050</w:t>
      </w:r>
      <w:r>
        <w:fldChar w:fldCharType="begin"/>
      </w:r>
      <w:r>
        <w:rPr>
          <w:sz w:val="24"/>
          <w:szCs w:val="24"/>
          <w:rFonts w:cs="Times New Roman" w:ascii="Times New Roman" w:hAnsi="Times New Roman"/>
        </w:rPr>
        <w:instrText>ADDIN CSL_CITATION {"citationItems":[{"id":"ITEM-1","itemData":{"DOI":"10.1073/pnas.0603395103","ISSN":"00278424","PMID":"17043226","abstract":"Global energy consumption is projected to increase, even in the face of substantial declines in energy intensity, at least 2-fold by midcentury relative to the present because of population and economic growth. This demand could be met, in principle, from fossil energy resources, particularly coal. However, the cumulative nature of CO2 emissions in the atmosphere demands that holding atmospheric CO2 levels to even twice their preanthropogenic values by midcentury will require invention, development, and deployment of schemes for carbon-neutral energy production on a scale commensurate with, or larger than, the entire present-day energy supply from all sources combined. Among renewable energy resources, solar energy is by far the largest exploitable resource, providing more energy in 1 hour to the earth than all of the energy consumed by humans in an entire year. In view of the intermittency of insolation, if solar energy is to be a major primary energy source, it must be stored and dispatched on demand to the end user. An especially attractive approach is to store solar-converted energy in the form of chemical bonds, i.e., in a photosynthetic process at a year-round average efficiency significantly higher than current plants or algae, to reduce land-area requirements. Scientific challenges involved with this process include schemes to capture and convert solar energy and then store the energy in the form of chemical bonds, producing oxygen from water and a reduced fuel such as hydrogen, methane, methanol, or other hydrocarbon species. © 2006 by The National Academy of Sciences of the USA.","author":[{"dropping-particle":"","family":"Lewis","given":"Nathan S.","non-dropping-particle":"","parse-names":false,"suffix":""},{"dropping-particle":"","family":"Nocera","given":"Daniel G.","non-dropping-particle":"","parse-names":false,"suffix":""}],"container-title":"Proceedings of the National Academy of Sciences of the United States of America","id":"ITEM-1","issue":"43","issued":{"date-parts":[["2006"]]},"page":"15729-15735","title":"Powering the planet: Chemical challenges in solar energy utilization","type":"article-journal","volume":"103"},"uris":["http://www.mendeley.com/documents/?uuid=3508170a-f2fd-453a-bfd7-1fd97ee3efe4"]}],"mendeley":{"formattedCitation":"[6]","plainTextFormattedCitation":"[6]","previouslyFormattedCitation":"[6]"},"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[6]</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This implies that if sustainable energy sources are not developed, more fossil fuels will be used up, despite the rapid depletion of these resources and the accompanying generation of environmentally harmful greenhouse gasses like carbon dioxide, </w:t>
      </w:r>
      <w:commentRangeStart w:id="2"/>
      <w:r>
        <w:rPr>
          <w:rFonts w:cs="Times New Roman" w:ascii="Times New Roman" w:hAnsi="Times New Roman"/>
          <w:sz w:val="24"/>
          <w:szCs w:val="24"/>
        </w:rPr>
        <w:t>which cause global warming and many other environmental hazards</w:t>
      </w:r>
      <w:r>
        <w:fldChar w:fldCharType="begin"/>
      </w:r>
      <w:r>
        <w:rPr>
          <w:sz w:val="24"/>
          <w:szCs w:val="24"/>
          <w:rFonts w:cs="Times New Roman" w:ascii="Times New Roman" w:hAnsi="Times New Roman"/>
        </w:rPr>
        <w:instrText>ADDIN CSL_CITATION {"citationItems":[{"id":"ITEM-1","itemData":{"DOI":"10.1007/s41918-018-0014-z","ISBN":"0123456789","ISSN":"25208136","abstract":"Abstract: The study of hydrogen evolution reaction and oxygen evolution reaction electrocatalysts for water electrolysis is a developing field in which noble metal-based materials are commonly used. However, the associated high cost and low abundance of noble metals limit their practical application. Non-noble metal catalysts, aside from being inexpensive, highly abundant and environmental friendly, can possess high electrical conductivity, good structural tunability and comparable electrocatalytic performances to state-of-the-art noble metals, particularly in alkaline media, making them desirable candidates to reduce or replace noble metals as promising electrocatalysts for water electrolysis. This article will review and provide an overview of the fundamental knowledge related to water electrolysis with a focus on the development and progress of non-noble metal-based electrocatalysts in alkaline, polymer exchange membrane and solid oxide electrolysis. A critical analysis of the various catalysts currently available is also provided with discussions on current challenges and future perspectives. In addition, to facilitate future research and development, several possible research directions to overcome these challenges are provided in this article. Graphical Abstract: [Figure not available: see fulltext.]","author":[{"dropping-particle":"","family":"Khan","given":"Muhammad Arif","non-dropping-particle":"","parse-names":false,"suffix":""},{"dropping-particle":"","family":"Zhao","given":"Hongbin","non-dropping-particle":"","parse-names":false,"suffix":""},{"dropping-particle":"","family":"Zou","given":"Wenwen","non-dropping-particle":"","parse-names":false,"suffix":""},{"dropping-particle":"","family":"Chen","given":"Zhe","non-dropping-particle":"","parse-names":false,"suffix":""},{"dropping-particle":"","family":"Cao","given":"Wenjuan","non-dropping-particle":"","parse-names":false,"suffix":""},{"dropping-particle":"","family":"Fang","given":"Jianhui","non-dropping-particle":"","parse-names":false,"suffix":""},{"dropping-particle":"","family":"Xu","given":"Jiaqiang","non-dropping-particle":"","parse-names":false,"suffix":""},{"dropping-particle":"","family":"Zhang","given":"Lei","non-dropping-particle":"","parse-names":false,"suffix":""},{"dropping-particle":"","family":"Zhang","given":"Jiujun","non-dropping-particle":"","parse-names":false,"suffix":""}],"container-title":"Electrochemical Energy Reviews","id":"ITEM-1","issue":"4","issued":{"date-parts":[["2018"]]},"number-of-pages":"483-530","publisher":"Springer Singapore","title":"Recent Progresses in Electrocatalysts for Water Electrolysis","type":"book","volume":"1"},"uris":["http://www.mendeley.com/documents/?uuid=804cd659-ca24-4e59-a59e-c8963a90c1d3"]},{"id":"ITEM-2","itemData":{"DOI":"10.1016/j.ijhydene.2020.06.230","ISSN":"03603199","abstract":"In the present investigation, a series of noble metal-free, earth-abundant, inexpensive, efficient, and long-term stable electrocatalysts have been developed for hydrogen evolution reaction at different pH values. Transition metal chalcogenides nanocomposites, namely, CoTe2@CuTe, FeTe2@CuTe, CoSe2@CuSe2, and FeSe2@CuSe2 have been synthesized via hydrothermal method and their electrocatalytic activity towards hydrogen evolution reaction at different pH values have been studied using different techniques. All the four investigated electrocatalysts are efficient towards the hydrogen evolution reaction. Out of these electrocatalysts, the sphere-like shaped CoTe2@CuTe nanocomposite exhibits outstanding electrocatalytic activity towards hydrogen evolution reaction at different pH values. The novelty of the designed catalyst is its specific shape, low cost and high activity towards HER. The overpotential of CoTe2@CuTe nanocomposite electrocatalyst to achieve current density of 10 mA/cm2 has been found as 68, 106, and 125.8 mV in 0.5 M H2SO4 (pH &lt; 0), 1.0 M KOH (pH ≈ 14) and 1.0 M PBS (pH ≈ 7), respectively and corresponding Tafel slope as 59.94, 67.6 and 69.53 mV/decade, respectively. Thus, CoTe2@CuTe nanocomposite exhibits good electrocatalytic activity in acidic, basic, and neutral medium. It possesses significant Brunauer-Emmett-Teller surface area, synergic effect, small charge transfer resistance, good conductivity, considerable electrochemically surface area (ECSA) value, and higher number of active sites.","author":[{"dropping-particle":"","family":"Majhi","given":"Kartick Chandra","non-dropping-particle":"","parse-names":false,"suffix":""},{"dropping-particle":"","family":"Yadav","given":"Mahendra","non-dropping-particle":"","parse-names":false,"suffix":""}],"container-title":"International Journal of Hydrogen Energy","id":"ITEM-2","issue":"46","issued":{"date-parts":[["2020"]]},"page":"24219-24231","publisher":"Elsevier Ltd","title":"Transition metal chalcogenides based nanocomposites as efficient electrocatalyst for hydrogen evolution reaction over the entire pH range","type":"article-journal","volume":"45"},"uris":["http://www.mendeley.com/documents/?uuid=40c03a8d-1bd0-4ad4-ac91-845b04f30c26"]}],"mendeley":{"formattedCitation":"[3,7]","plainTextFormattedCitation":"[3,7]","previouslyFormattedCitation":"[3,7]"},"properties":{"noteIndex":0},"schema":"https://github.com/citation-style-language/schema/raw/master/csl-citation.json"}Which are responsible for the currently significant disasters arising from global warming and many other environmental hazards</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[3,7]</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r>
      <w:commentRangeEnd w:id="2"/>
      <w:r>
        <w:commentReference w:id="2"/>
      </w:r>
      <w:r>
        <w:rPr>
          <w:rFonts w:cs="Times New Roman" w:ascii="Times New Roman" w:hAnsi="Times New Roman"/>
          <w:sz w:val="24"/>
          <w:szCs w:val="24"/>
        </w:rPr>
        <w:t xml:space="preserve">. There is thus a dire need to develop clean and renewable alternative energy </w:t>
      </w:r>
      <w:commentRangeStart w:id="3"/>
      <w:r>
        <w:rPr>
          <w:rFonts w:cs="Times New Roman" w:ascii="Times New Roman" w:hAnsi="Times New Roman"/>
          <w:sz w:val="24"/>
          <w:szCs w:val="24"/>
        </w:rPr>
        <w:t>that can be</w:t>
      </w:r>
      <w:r>
        <w:rPr>
          <w:rFonts w:cs="Times New Roman" w:ascii="Times New Roman" w:hAnsi="Times New Roman"/>
          <w:sz w:val="24"/>
          <w:szCs w:val="24"/>
        </w:rPr>
      </w:r>
      <w:commentRangeEnd w:id="3"/>
      <w:r>
        <w:commentReference w:id="3"/>
      </w:r>
      <w:r>
        <w:rPr>
          <w:rFonts w:cs="Times New Roman" w:ascii="Times New Roman" w:hAnsi="Times New Roman"/>
          <w:sz w:val="24"/>
          <w:szCs w:val="24"/>
        </w:rPr>
        <w:t xml:space="preserve"> sustainable for a long time and resolve associated problems. Nature already offers many renewable energy sources such as solar, tidal, wind, and biomass </w:t>
      </w:r>
      <w:r>
        <w:fldChar w:fldCharType="begin"/>
      </w:r>
      <w:r>
        <w:rPr>
          <w:sz w:val="24"/>
          <w:szCs w:val="24"/>
          <w:rFonts w:cs="Times New Roman" w:ascii="Times New Roman" w:hAnsi="Times New Roman"/>
        </w:rPr>
        <w:instrText>ADDIN CSL_CITATION {"citationItems":[{"id":"ITEM-1","itemData":{"DOI":"10.1039/c9cs00607a","ISSN":"14604744","PMID":"32133479","abstract":"Electricity-driven water splitting can facilitate the storage of electrical energy in the form of hydrogen gas. As a half-reaction of electricity-driven water splitting, the oxygen evolution reaction (OER) is the major bottleneck due to the sluggish kinetics of this four-electron transfer reaction. Developing low-cost and robust OER catalysts is critical to solving this efficiency problem in water splitting. The catalyst design has to be built based on the fundamental understanding of the OER mechanism and the origin of the reaction overpotential. In this article, we summarize the recent progress in understanding OER mechanisms, which include the conventional adsorbate evolution mechanism (AEM) and lattice-oxygen-mediated mechanism (LOM) from both theoretical and experimental aspects. We start with the discussion on the AEM and its linked scaling relations among various reaction intermediates. The strategies to reduce overpotential based on the AEM and its derived descriptors are then introduced. To further reduce the OER overpotential, it is necessary to break the scaling relation of HOO∗ and HO∗ intermediates in conventional AEM to go beyond the activity limitation of the volcano relationship. Strategies such as stabilization of HOO∗, proton acceptor functionality, and switching the OER pathway to LOM are discussed. The remaining questions on the OER and related perspectives are also presented at the end.","author":[{"dropping-particle":"","family":"Song","given":"Jiajia","non-dropping-particle":"","parse-names":false,"suffix":""},{"dropping-particle":"","family":"Wei","given":"Chao","non-dropping-particle":"","parse-names":false,"suffix":""},{"dropping-particle":"","family":"Huang","given":"Zhen Feng","non-dropping-particle":"","parse-names":false,"suffix":""},{"dropping-particle":"","family":"Liu","given":"Chuntai","non-dropping-particle":"","parse-names":false,"suffix":""},{"dropping-particle":"","family":"Zeng","given":"Lin","non-dropping-particle":"","parse-names":false,"suffix":""},{"dropping-particle":"","family":"Wang","given":"Xin","non-dropping-particle":"","parse-names":false,"suffix":""},{"dropping-particle":"","family":"Xu","given":"Zhichuan J.","non-dropping-particle":"","parse-names":false,"suffix":""}],"container-title":"Chemical Society Reviews","id":"ITEM-1","issue":"7","issued":{"date-parts":[["2020"]]},"page":"2196-2214","publisher":"Royal Society of Chemistry","title":"A review on fundamentals for designing oxygen evolution electrocatalysts","type":"article-journal","volume":"49"},"uris":["http://www.mendeley.com/documents/?uuid=a850be24-292b-414c-a96b-203485183731"]}],"mendeley":{"formattedCitation":"[8]","plainTextFormattedCitation":"[8]","previouslyFormattedCitation":"[8]"},"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[8]</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Their intermittent availability, however, limits the ability to harness these energy sources when needed due to factors related to location and seasonal changes</w:t>
      </w:r>
      <w:r>
        <w:fldChar w:fldCharType="begin"/>
      </w:r>
      <w:r>
        <w:rPr>
          <w:sz w:val="24"/>
          <w:szCs w:val="24"/>
          <w:rFonts w:cs="Times New Roman" w:ascii="Times New Roman" w:hAnsi="Times New Roman"/>
        </w:rPr>
        <w:instrText>ADDIN CSL_CITATION {"citationItems":[{"id":"ITEM-1","itemData":{"DOI":"10.1039/c9cs00607a","ISSN":"14604744","PMID":"32133479","abstract":"Electricity-driven water splitting can facilitate the storage of electrical energy in the form of hydrogen gas. As a half-reaction of electricity-driven water splitting, the oxygen evolution reaction (OER) is the major bottleneck due to the sluggish kinetics of this four-electron transfer reaction. Developing low-cost and robust OER catalysts is critical to solving this efficiency problem in water splitting. The catalyst design has to be built based on the fundamental understanding of the OER mechanism and the origin of the reaction overpotential. In this article, we summarize the recent progress in understanding OER mechanisms, which include the conventional adsorbate evolution mechanism (AEM) and lattice-oxygen-mediated mechanism (LOM) from both theoretical and experimental aspects. We start with the discussion on the AEM and its linked scaling relations among various reaction intermediates. The strategies to reduce overpotential based on the AEM and its derived descriptors are then introduced. To further reduce the OER overpotential, it is necessary to break the scaling relation of HOO∗ and HO∗ intermediates in conventional AEM to go beyond the activity limitation of the volcano relationship. Strategies such as stabilization of HOO∗, proton acceptor functionality, and switching the OER pathway to LOM are discussed. The remaining questions on the OER and related perspectives are also presented at the end.","author":[{"dropping-particle":"","family":"Song","given":"Jiajia","non-dropping-particle":"","parse-names":false,"suffix":""},{"dropping-particle":"","family":"Wei","given":"Chao","non-dropping-particle":"","parse-names":false,"suffix":""},{"dropping-particle":"","family":"Huang","given":"Zhen Feng","non-dropping-particle":"","parse-names":false,"suffix":""},{"dropping-particle":"","family":"Liu","given":"Chuntai","non-dropping-particle":"","parse-names":false,"suffix":""},{"dropping-particle":"","family":"Zeng","given":"Lin","non-dropping-particle":"","parse-names":false,"suffix":""},{"dropping-particle":"","family":"Wang","given":"Xin","non-dropping-particle":"","parse-names":false,"suffix":""},{"dropping-particle":"","family":"Xu","given":"Zhichuan J.","non-dropping-particle":"","parse-names":false,"suffix":""}],"container-title":"Chemical Society Reviews","id":"ITEM-1","issue":"7","issued":{"date-parts":[["2020"]]},"page":"2196-2214","publisher":"Royal Society of Chemistry","title":"A review on fundamentals for designing oxygen evolution electrocatalysts","type":"article-journal","volume":"49"},"uris":["http://www.mendeley.com/documents/?uuid=a850be24-292b-414c-a96b-203485183731"]}],"mendeley":{"formattedCitation":"[8]","plainTextFormattedCitation":"[8]","previouslyFormattedCitation":"[8]"},"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[8]</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Hence, there is a need for efficient storage and conversion of generated energy </w:t>
      </w:r>
      <w:commentRangeStart w:id="4"/>
      <w:r>
        <w:rPr>
          <w:rFonts w:cs="Times New Roman" w:ascii="Times New Roman" w:hAnsi="Times New Roman"/>
          <w:sz w:val="24"/>
          <w:szCs w:val="24"/>
        </w:rPr>
        <w:t>that can efficiently generate and utilize these renewable energy sources on a larger scale.</w:t>
      </w:r>
      <w:r>
        <w:rPr>
          <w:rFonts w:cs="Times New Roman" w:ascii="Times New Roman" w:hAnsi="Times New Roman"/>
          <w:sz w:val="24"/>
          <w:szCs w:val="24"/>
        </w:rPr>
      </w:r>
      <w:commentRangeEnd w:id="4"/>
      <w:r>
        <w:commentReference w:id="4"/>
      </w:r>
      <w:r>
        <w:rPr>
          <w:rFonts w:cs="Times New Roman" w:ascii="Times New Roman" w:hAnsi="Times New Roman"/>
          <w:sz w:val="24"/>
          <w:szCs w:val="24"/>
        </w:rPr>
        <w:t xml:space="preserve"> This need has birthed many innovative energy conversion and storage systems in recent years, such as hydrogen production from water splitting through electrolysis, fuel cells that use hydrogen to generate electricity, and metal-air batteries</w:t>
      </w:r>
      <w:r>
        <w:fldChar w:fldCharType="begin"/>
      </w:r>
      <w:r>
        <w:rPr>
          <w:sz w:val="24"/>
          <w:szCs w:val="24"/>
          <w:rFonts w:cs="Times New Roman" w:ascii="Times New Roman" w:hAnsi="Times New Roman"/>
        </w:rPr>
        <w:instrText>ADDIN CSL_CITATION {"citationItems":[{"id":"ITEM-1","itemData":{"DOI":"10.1039/c6cs00328a","ISSN":"14604744","PMID":"28083578","abstract":"There is still an ongoing effort to search for sustainable, clean and highly efficient energy generation to satisfy the energy needs of modern society. Among various advanced technologies, electrocatalysis for the oxygen evolution reaction (OER) plays a key role and numerous new electrocatalysts have been developed to improve the efficiency of gas evolution. Along the way, enormous effort has been devoted to finding high-performance electrocatalysts, which has also stimulated the invention of new techniques to investigate the properties of materials or the fundamental mechanism of the OER. This accumulated knowledge not only establishes the foundation of the mechanism of the OER, but also points out the important criteria for a good electrocatalyst based on a variety of studies. Even though it may be difficult to include all cases, the aim of this review is to inspect the current progress and offer a comprehensive insight toward the OER. This review begins with examining the theoretical principles of electrode kinetics and some measurement criteria for achieving a fair evaluation among the catalysts. The second part of this review acquaints some materials for performing OER activity, in which the metal oxide materials build the basis of OER mechanism while non-oxide materials exhibit greatly promising performance toward overall water-splitting. Attention of this review is also paid to in situ approaches to electrocatalytic behavior during OER, and this information is crucial and can provide efficient strategies to design perfect electrocatalysts for OER. Finally, the OER mechanism from the perspective of both recent experimental and theoretical investigations is discussed, as well as probable strategies for improving OER performance with regards to future developments.","author":[{"dropping-particle":"","family":"Suen","given":"Nian Tzu","non-dropping-particle":"","parse-names":false,"suffix":""},{"dropping-particle":"","family":"Hung","given":"Sung Fu","non-dropping-particle":"","parse-names":false,"suffix":""},{"dropping-particle":"","family":"Quan","given":"Quan","non-dropping-particle":"","parse-names":false,"suffix":""},{"dropping-particle":"","family":"Zhang","given":"Nan","non-dropping-particle":"","parse-names":false,"suffix":""},{"dropping-particle":"","family":"Xu","given":"Yi Jun","non-dropping-particle":"","parse-names":false,"suffix":""},{"dropping-particle":"","family":"Chen","given":"Hao Ming","non-dropping-particle":"","parse-names":false,"suffix":""}],"container-title":"Chemical Society Reviews","id":"ITEM-1","issue":"2","issued":{"date-parts":[["2017"]]},"page":"337-365","publisher":"Royal Society of Chemistry","title":"Electrocatalysis for the oxygen evolution reaction: Recent development and future perspectives","type":"article-journal","volume":"46"},"uris":["http://www.mendeley.com/documents/?uuid=9945bb15-dc09-458a-820e-5f64694d7622"]}],"mendeley":{"formattedCitation":"[9]","plainTextFormattedCitation":"[9]","previouslyFormattedCitation":"[9]"},"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[9]</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Due to the expensive nature and the need for a large facility area, the battery-based energy storage system has been found to be challenging to store excess electricity for large-scale production. Thus, there is a need for an alternative storage system, especially for energy sources that produce an excess amount of electricity like wind and large-scale </w:t>
      </w:r>
      <w:commentRangeStart w:id="5"/>
      <w:r>
        <w:rPr>
          <w:rFonts w:cs="Times New Roman" w:ascii="Times New Roman" w:hAnsi="Times New Roman"/>
          <w:sz w:val="24"/>
          <w:szCs w:val="24"/>
        </w:rPr>
        <w:t>solar.</w:t>
      </w:r>
      <w:commentRangeEnd w:id="5"/>
      <w:r>
        <w:commentReference w:id="5"/>
      </w:r>
      <w:r>
        <w:rPr>
          <w:rFonts w:cs="Times New Roman" w:ascii="Times New Roman" w:hAnsi="Times New Roman"/>
          <w:sz w:val="24"/>
          <w:szCs w:val="24"/>
        </w:rPr>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Energy generated from the sun has been identified as the most abundant energy resource</w:t>
      </w:r>
      <w:r>
        <w:fldChar w:fldCharType="begin"/>
      </w:r>
      <w:r>
        <w:rPr>
          <w:sz w:val="24"/>
          <w:szCs w:val="24"/>
          <w:rFonts w:cs="Times New Roman" w:ascii="Times New Roman" w:hAnsi="Times New Roman"/>
        </w:rPr>
        <w:instrText>ADDIN CSL_CITATION {"citationItems":[{"id":"ITEM-1","itemData":{"DOI":"10.1039/c9cs00607a","ISSN":"14604744","PMID":"32133479","abstract":"Electricity-driven water splitting can facilitate the storage of electrical energy in the form of hydrogen gas. As a half-reaction of electricity-driven water splitting, the oxygen evolution reaction (OER) is the major bottleneck due to the sluggish kinetics of this four-electron transfer reaction. Developing low-cost and robust OER catalysts is critical to solving this efficiency problem in water splitting. The catalyst design has to be built based on the fundamental understanding of the OER mechanism and the origin of the reaction overpotential. In this article, we summarize the recent progress in understanding OER mechanisms, which include the conventional adsorbate evolution mechanism (AEM) and lattice-oxygen-mediated mechanism (LOM) from both theoretical and experimental aspects. We start with the discussion on the AEM and its linked scaling relations among various reaction intermediates. The strategies to reduce overpotential based on the AEM and its derived descriptors are then introduced. To further reduce the OER overpotential, it is necessary to break the scaling relation of HOO∗ and HO∗ intermediates in conventional AEM to go beyond the activity limitation of the volcano relationship. Strategies such as stabilization of HOO∗, proton acceptor functionality, and switching the OER pathway to LOM are discussed. The remaining questions on the OER and related perspectives are also presented at the end.","author":[{"dropping-particle":"","family":"Song","given":"Jiajia","non-dropping-particle":"","parse-names":false,"suffix":""},{"dropping-particle":"","family":"Wei","given":"Chao","non-dropping-particle":"","parse-names":false,"suffix":""},{"dropping-particle":"","family":"Huang","given":"Zhen Feng","non-dropping-particle":"","parse-names":false,"suffix":""},{"dropping-particle":"","family":"Liu","given":"Chuntai","non-dropping-particle":"","parse-names":false,"suffix":""},{"dropping-particle":"","family":"Zeng","given":"Lin","non-dropping-particle":"","parse-names":false,"suffix":""},{"dropping-particle":"","family":"Wang","given":"Xin","non-dropping-particle":"","parse-names":false,"suffix":""},{"dropping-particle":"","family":"Xu","given":"Zhichuan J.","non-dropping-particle":"","parse-names":false,"suffix":""}],"container-title":"Chemical Society Reviews","id":"ITEM-1","issue":"7","issued":{"date-parts":[["2020"]]},"page":"2196-2214","publisher":"Royal Society of Chemistry","title":"A review on fundamentals for designing oxygen evolution electrocatalysts","type":"article-journal","volume":"49"},"uris":["http://www.mendeley.com/documents/?uuid=a850be24-292b-414c-a96b-203485183731"]}],"mendeley":{"formattedCitation":"[8]","plainTextFormattedCitation":"[8]","previouslyFormattedCitation":"[8]"},"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[8]</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w:t>
      </w:r>
      <w:commentRangeStart w:id="6"/>
      <w:r>
        <w:rPr>
          <w:rFonts w:cs="Times New Roman" w:ascii="Times New Roman" w:hAnsi="Times New Roman"/>
          <w:sz w:val="24"/>
          <w:szCs w:val="24"/>
        </w:rPr>
        <w:t>Converting</w:t>
      </w:r>
      <w:r>
        <w:rPr>
          <w:rFonts w:cs="Times New Roman" w:ascii="Times New Roman" w:hAnsi="Times New Roman"/>
          <w:sz w:val="24"/>
          <w:szCs w:val="24"/>
        </w:rPr>
      </w:r>
      <w:commentRangeEnd w:id="6"/>
      <w:r>
        <w:commentReference w:id="6"/>
      </w:r>
      <w:r>
        <w:rPr>
          <w:rFonts w:cs="Times New Roman" w:ascii="Times New Roman" w:hAnsi="Times New Roman"/>
          <w:sz w:val="24"/>
          <w:szCs w:val="24"/>
        </w:rPr>
        <w:t xml:space="preserve"> this renewable energy has proven to be a promising strategy that can enable the sustainable use of its energy</w:t>
      </w:r>
      <w:r>
        <w:fldChar w:fldCharType="begin"/>
      </w:r>
      <w:r>
        <w:rPr>
          <w:sz w:val="24"/>
          <w:szCs w:val="24"/>
          <w:rFonts w:cs="Times New Roman" w:ascii="Times New Roman" w:hAnsi="Times New Roman"/>
        </w:rPr>
        <w:instrText>ADDIN CSL_CITATION {"citationItems":[{"id":"ITEM-1","itemData":{"DOI":"10.1039/c9cs00607a","ISSN":"14604744","PMID":"32133479","abstract":"Electricity-driven water splitting can facilitate the storage of electrical energy in the form of hydrogen gas. As a half-reaction of electricity-driven water splitting, the oxygen evolution reaction (OER) is the major bottleneck due to the sluggish kinetics of this four-electron transfer reaction. Developing low-cost and robust OER catalysts is critical to solving this efficiency problem in water splitting. The catalyst design has to be built based on the fundamental understanding of the OER mechanism and the origin of the reaction overpotential. In this article, we summarize the recent progress in understanding OER mechanisms, which include the conventional adsorbate evolution mechanism (AEM) and lattice-oxygen-mediated mechanism (LOM) from both theoretical and experimental aspects. We start with the discussion on the AEM and its linked scaling relations among various reaction intermediates. The strategies to reduce overpotential based on the AEM and its derived descriptors are then introduced. To further reduce the OER overpotential, it is necessary to break the scaling relation of HOO∗ and HO∗ intermediates in conventional AEM to go beyond the activity limitation of the volcano relationship. Strategies such as stabilization of HOO∗, proton acceptor functionality, and switching the OER pathway to LOM are discussed. The remaining questions on the OER and related perspectives are also presented at the end.","author":[{"dropping-particle":"","family":"Song","given":"Jiajia","non-dropping-particle":"","parse-names":false,"suffix":""},{"dropping-particle":"","family":"Wei","given":"Chao","non-dropping-particle":"","parse-names":false,"suffix":""},{"dropping-particle":"","family":"Huang","given":"Zhen Feng","non-dropping-particle":"","parse-names":false,"suffix":""},{"dropping-particle":"","family":"Liu","given":"Chuntai","non-dropping-particle":"","parse-names":false,"suffix":""},{"dropping-particle":"","family":"Zeng","given":"Lin","non-dropping-particle":"","parse-names":false,"suffix":""},{"dropping-particle":"","family":"Wang","given":"Xin","non-dropping-particle":"","parse-names":false,"suffix":""},{"dropping-particle":"","family":"Xu","given":"Zhichuan J.","non-dropping-particle":"","parse-names":false,"suffix":""}],"container-title":"Chemical Society Reviews","id":"ITEM-1","issue":"7","issued":{"date-parts":[["2020"]]},"page":"2196-2214","publisher":"Royal Society of Chemistry","title":"A review on fundamentals for designing oxygen evolution electrocatalysts","type":"article-journal","volume":"49"},"uris":["http://www.mendeley.com/documents/?uuid=a850be24-292b-414c-a96b-203485183731"]}],"mendeley":{"formattedCitation":"[8]","plainTextFormattedCitation":"[8]","previouslyFormattedCitation":"[8]"},"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[8]</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A notable example is the solar cell, which are limited by their inability to store excess electricity on a larger scale</w:t>
      </w:r>
      <w:r>
        <w:fldChar w:fldCharType="begin"/>
      </w:r>
      <w:r>
        <w:rPr>
          <w:sz w:val="24"/>
          <w:szCs w:val="24"/>
          <w:rFonts w:cs="Times New Roman" w:ascii="Times New Roman" w:hAnsi="Times New Roman"/>
        </w:rPr>
        <w:instrText>ADDIN CSL_CITATION {"citationItems":[{"id":"ITEM-1","itemData":{"DOI":"10.1039/c9cs00607a","ISSN":"14604744","PMID":"32133479","abstract":"Electricity-driven water splitting can facilitate the storage of electrical energy in the form of hydrogen gas. As a half-reaction of electricity-driven water splitting, the oxygen evolution reaction (OER) is the major bottleneck due to the sluggish kinetics of this four-electron transfer reaction. Developing low-cost and robust OER catalysts is critical to solving this efficiency problem in water splitting. The catalyst design has to be built based on the fundamental understanding of the OER mechanism and the origin of the reaction overpotential. In this article, we summarize the recent progress in understanding OER mechanisms, which include the conventional adsorbate evolution mechanism (AEM) and lattice-oxygen-mediated mechanism (LOM) from both theoretical and experimental aspects. We start with the discussion on the AEM and its linked scaling relations among various reaction intermediates. The strategies to reduce overpotential based on the AEM and its derived descriptors are then introduced. To further reduce the OER overpotential, it is necessary to break the scaling relation of HOO∗ and HO∗ intermediates in conventional AEM to go beyond the activity limitation of the volcano relationship. Strategies such as stabilization of HOO∗, proton acceptor functionality, and switching the OER pathway to LOM are discussed. The remaining questions on the OER and related perspectives are also presented at the end.","author":[{"dropping-particle":"","family":"Song","given":"Jiajia","non-dropping-particle":"","parse-names":false,"suffix":""},{"dropping-particle":"","family":"Wei","given":"Chao","non-dropping-particle":"","parse-names":false,"suffix":""},{"dropping-particle":"","family":"Huang","given":"Zhen Feng","non-dropping-particle":"","parse-names":false,"suffix":""},{"dropping-particle":"","family":"Liu","given":"Chuntai","non-dropping-particle":"","parse-names":false,"suffix":""},{"dropping-particle":"","family":"Zeng","given":"Lin","non-dropping-particle":"","parse-names":false,"suffix":""},{"dropping-particle":"","family":"Wang","given":"Xin","non-dropping-particle":"","parse-names":false,"suffix":""},{"dropping-particle":"","family":"Xu","given":"Zhichuan J.","non-dropping-particle":"","parse-names":false,"suffix":""}],"container-title":"Chemical Society Reviews","id":"ITEM-1","issue":"7","issued":{"date-parts":[["2020"]]},"page":"2196-2214","publisher":"Royal Society of Chemistry","title":"A review on fundamentals for designing oxygen evolution electrocatalysts","type":"article-journal","volume":"49"},"uris":["http://www.mendeley.com/documents/?uuid=a850be24-292b-414c-a96b-203485183731"]},{"id":"ITEM-2","itemData":{"DOI":"10.1038/451778a","ISSN":"0028-0836","PMID":"18219272","abstract":"Cohesins, which mediate sister chromatin cohesion, and CTCF, which functions at chromatin boundaries, play key roles in the structural and functional organization of chromosomes. We examined the binding of these two factors on the Kaposi's sarcoma-associated herpesvirus (KSHV) episome during latent infection and found a striking colocalization within the control region of the major latency transcript responsible for expressing LANA (ORF73), vCyclin (ORF72), vFLIP (ORF71), and vmiRNAs. Deletion of the CTCF-binding site from the viral genome disrupted cohesin binding, and crippled colony formation in 293 cells. Clonal instability correlated with elevated expression of lytic cycle gene products, notably the neighbouring promoter for K14 and vGPCR (ORF74). siRNA depletion of RAD21 from latently infected cells caused an increase in K14 and ORF74, and lytic inducers caused a rapid dissociation of RAD21 from the viral genome. RAD21 and SMC1 also associate with the cellular CTCF sites at mammalian c-myc promoter and H19/Igf2 imprinting control region. We conclude that cohesin subunits associate with viral and cellular CTCF sites involved in complex gene regulation and chromatin organization. ©2008 European Molecular Biology Organization.","author":[{"dropping-particle":"","family":"Meyer","given":"Thomas J.","non-dropping-particle":"","parse-names":false,"suffix":""}],"container-title":"Nature","id":"ITEM-2","issue":"7180","issued":{"date-parts":[["2008","2","13"]]},"page":"778-779","title":"The art of splitting water","type":"article-journal","volume":"451"},"uris":["http://www.mendeley.com/documents/?uuid=4bf24454-086b-4c9e-99eb-05b873c5c2bf"]},{"id":"ITEM-3","itemData":{"DOI":"10.1002/ejic.201801548","ISSN":"1434-1948","author":[{"dropping-particle":"","family":"Shatskiy","given":"Andrey","non-dropping-particle":"","parse-names":false,"suffix":""},{"dropping-particle":"","family":"Kärkäs","given":"Markus D.","non-dropping-particle":"","parse-names":false,"suffix":""},{"dropping-particle":"","family":"Åkermark","given":"Björn","non-dropping-particle":"","parse-names":false,"suffix":""}],"container-title":"European Journal of Inorganic Chemistry","id":"ITEM-3","issue":"15","issued":{"date-parts":[["2019","4","24"]]},"page":"2020-2024","title":"The Art of Splitting Water: Storing Energy in a Readily Available and Convenient Form","type":"article-journal","volume":"2019"},"uris":["http://www.mendeley.com/documents/?uuid=2cd29951-0139-4600-9c42-7b4192d0ca95"]},{"id":"ITEM-4","itemData":{"DOI":"10.1038/nature11475","ISSN":"0028-0836","PMID":"22895334","abstract":"Access to clean, affordable and reliable energy has been a cornerstone of the world's increasing prosperity and economic growth since the beginning of the industrial revolution. Our use of energy in the twentyg-first century must also be sustainable. Solar and waterg-based energy generation, and engineering of microbes to produce biofuels are a few examples of the alternatives. This Perspective puts these opportunities into a larger context by relating them to a number of aspects in the transportation and electricity generation sectors. It also provides a snapshot of the current energy landscape and discusses several research and development opportunities and pathways that could lead to a prosperous, sustainable and secure energy future for the world. © 2012 Macmillan Publishers Limited. All rights reserved.","author":[{"dropping-particle":"","family":"Chu","given":"Steven","non-dropping-particle":"","parse-names":false,"suffix":""},{"dropping-particle":"","family":"Majumdar","given":"Arun","non-dropping-particle":"","parse-names":false,"suffix":""}],"container-title":"Nature","id":"ITEM-4","issue":"7411","issued":{"date-parts":[["2012","8","15"]]},"page":"294-303","title":"Opportunities and challenges for a sustainable energy future","type":"article-journal","volume":"488"},"uris":["http://www.mendeley.com/documents/?uuid=c4ac4ed3-eb1c-4f8c-8f29-b5455dc9d7a3"]}],"mendeley":{"formattedCitation":"[8,10–12]","plainTextFormattedCitation":"[8,10–12]","previouslyFormattedCitation":"[8,10–12]"},"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[8,10–12]</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Thus, storing excess electrical energy in the form of chemical bonds such as hydrogen via, for instance, water splitting, has emerged as a promising strategy that can adequately cater to the problem of excess energy storage. This is so because hydrogen, due to its high energy density of about 143 kJ g−1, can store greater energy per unit weight or volume and, in turn, provide uninterrupted energy storage</w:t>
      </w:r>
      <w:r>
        <w:fldChar w:fldCharType="begin"/>
      </w:r>
      <w:r>
        <w:rPr>
          <w:sz w:val="24"/>
          <w:szCs w:val="24"/>
          <w:rFonts w:cs="Times New Roman" w:ascii="Times New Roman" w:hAnsi="Times New Roman"/>
        </w:rPr>
        <w:instrText>ADDIN CSL_CITATION {"citationItems":[{"id":"ITEM-1","itemData":{"DOI":"10.1016/j.rser.2020.110040","ISSN":"18790690","abstract":"The exploitation of green and renewable energy sources is imperative due to the environmental pollution produced by the massive use of non-renewable fossil energy. Hydrogen is a promising clean fuel since it exhibits high energy density and causes no secondary pollution. The photocatalytic production of H2 from water splitting has gained immense attention since it is a low-cost, low-energy consuming, and environmentally friendly process. Various attempts have been made to prepare active and highly efficient catalysts for photocatalytic H2 evolution. However, the use of precious metals as co-catalysts makes the H2 production costly, thus limiting their practical applications. Herein, we discuss the latest advancements in the H2 evolution on photocatalysts without noble metals. The progress achieved in the development of diverse photocatalysts has been critically evaluated in this review. Special attention has been paid to the challenges and tactics about enhancing the H2 evolution upon non-noble-metal photocatalysts. This review will be helpful for designing high efficiency photocatalysts for fundamental research and practical applications.","author":[{"dropping-particle":"","family":"Zhao","given":"Wan","non-dropping-particle":"","parse-names":false,"suffix":""},{"dropping-particle":"","family":"Chen","given":"Zhi","non-dropping-particle":"","parse-names":false,"suffix":""},{"dropping-particle":"","family":"Yang","given":"Xiuru","non-dropping-particle":"","parse-names":false,"suffix":""},{"dropping-particle":"","family":"Qian","given":"Xiaoxiao","non-dropping-particle":"","parse-names":false,"suffix":""},{"dropping-particle":"","family":"Liu","given":"Chunxi","non-dropping-particle":"","parse-names":false,"suffix":""},{"dropping-particle":"","family":"Zhou","given":"Dantong","non-dropping-particle":"","parse-names":false,"suffix":""},{"dropping-particle":"","family":"Sun","given":"Tao","non-dropping-particle":"","parse-names":false,"suffix":""},{"dropping-particle":"","family":"Zhang","given":"Ming","non-dropping-particle":"","parse-names":false,"suffix":""},{"dropping-particle":"","family":"Wei","given":"Guoying","non-dropping-particle":"","parse-names":false,"suffix":""},{"dropping-particle":"","family":"Dissanayake","given":"Pavani Dulanja","non-dropping-particle":"","parse-names":false,"suffix":""},{"dropping-particle":"","family":"Ok","given":"Yong Sik","non-dropping-particle":"","parse-names":false,"suffix":""}],"container-title":"Renewable and Sustainable Energy Reviews","id":"ITEM-1","issue":"August 2019","issued":{"date-parts":[["2020"]]},"page":"110040","publisher":"Elsevier Ltd","title":"Recent advances in photocatalytic hydrogen evolution with high-performance catalysts without precious metals","type":"article-journal","volume":"132"},"uris":["http://www.mendeley.com/documents/?uuid=dcb3d748-d899-45a2-ba8a-9c3f49a451af"]},{"id":"ITEM-2","itemData":{"DOI":"10.1039/c9cs00607a","ISSN":"14604744","PMID":"32133479","abstract":"Electricity-driven water splitting can facilitate the storage of electrical energy in the form of hydrogen gas. As a half-reaction of electricity-driven water splitting, the oxygen evolution reaction (OER) is the major bottleneck due to the sluggish kinetics of this four-electron transfer reaction. Developing low-cost and robust OER catalysts is critical to solving this efficiency problem in water splitting. The catalyst design has to be built based on the fundamental understanding of the OER mechanism and the origin of the reaction overpotential. In this article, we summarize the recent progress in understanding OER mechanisms, which include the conventional adsorbate evolution mechanism (AEM) and lattice-oxygen-mediated mechanism (LOM) from both theoretical and experimental aspects. We start with the discussion on the AEM and its linked scaling relations among various reaction intermediates. The strategies to reduce overpotential based on the AEM and its derived descriptors are then introduced. To further reduce the OER overpotential, it is necessary to break the scaling relation of HOO∗ and HO∗ intermediates in conventional AEM to go beyond the activity limitation of the volcano relationship. Strategies such as stabilization of HOO∗, proton acceptor functionality, and switching the OER pathway to LOM are discussed. The remaining questions on the OER and related perspectives are also presented at the end.","author":[{"dropping-particle":"","family":"Song","given":"Jiajia","non-dropping-particle":"","parse-names":false,"suffix":""},{"dropping-particle":"","family":"Wei","given":"Chao","non-dropping-particle":"","parse-names":false,"suffix":""},{"dropping-particle":"","family":"Huang","given":"Zhen Feng","non-dropping-particle":"","parse-names":false,"suffix":""},{"dropping-particle":"","family":"Liu","given":"Chuntai","non-dropping-particle":"","parse-names":false,"suffix":""},{"dropping-particle":"","family":"Zeng","given":"Lin","non-dropping-particle":"","parse-names":false,"suffix":""},{"dropping-particle":"","family":"Wang","given":"Xin","non-dropping-particle":"","parse-names":false,"suffix":""},{"dropping-particle":"","family":"Xu","given":"Zhichuan J.","non-dropping-particle":"","parse-names":false,"suffix":""}],"container-title":"Chemical Society Reviews","id":"ITEM-2","issue":"7","issued":{"date-parts":[["2020"]]},"page":"2196-2214","publisher":"Royal Society of Chemistry","title":"A review on fundamentals for designing oxygen evolution electrocatalysts","type":"article-journal","volume":"49"},"uris":["http://www.mendeley.com/documents/?uuid=a850be24-292b-414c-a96b-203485183731"]}],"mendeley":{"formattedCitation":"[8,13]","plainTextFormattedCitation":"[8,13]","previouslyFormattedCitation":"[8,13]"},"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[8,13]</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When in need, this stored electrical energy can be regenerated by fuel cells with a low level of pollution</w:t>
      </w:r>
      <w:r>
        <w:fldChar w:fldCharType="begin"/>
      </w:r>
      <w:r>
        <w:rPr>
          <w:sz w:val="24"/>
          <w:szCs w:val="24"/>
          <w:rFonts w:cs="Times New Roman" w:ascii="Times New Roman" w:hAnsi="Times New Roman"/>
        </w:rPr>
        <w:instrText>ADDIN CSL_CITATION {"citationItems":[{"id":"ITEM-1","itemData":{"DOI":"10.1039/c9cs00607a","ISSN":"14604744","PMID":"32133479","abstract":"Electricity-driven water splitting can facilitate the storage of electrical energy in the form of hydrogen gas. As a half-reaction of electricity-driven water splitting, the oxygen evolution reaction (OER) is the major bottleneck due to the sluggish kinetics of this four-electron transfer reaction. Developing low-cost and robust OER catalysts is critical to solving this efficiency problem in water splitting. The catalyst design has to be built based on the fundamental understanding of the OER mechanism and the origin of the reaction overpotential. In this article, we summarize the recent progress in understanding OER mechanisms, which include the conventional adsorbate evolution mechanism (AEM) and lattice-oxygen-mediated mechanism (LOM) from both theoretical and experimental aspects. We start with the discussion on the AEM and its linked scaling relations among various reaction intermediates. The strategies to reduce overpotential based on the AEM and its derived descriptors are then introduced. To further reduce the OER overpotential, it is necessary to break the scaling relation of HOO∗ and HO∗ intermediates in conventional AEM to go beyond the activity limitation of the volcano relationship. Strategies such as stabilization of HOO∗, proton acceptor functionality, and switching the OER pathway to LOM are discussed. The remaining questions on the OER and related perspectives are also presented at the end.","author":[{"dropping-particle":"","family":"Song","given":"Jiajia","non-dropping-particle":"","parse-names":false,"suffix":""},{"dropping-particle":"","family":"Wei","given":"Chao","non-dropping-particle":"","parse-names":false,"suffix":""},{"dropping-particle":"","family":"Huang","given":"Zhen Feng","non-dropping-particle":"","parse-names":false,"suffix":""},{"dropping-particle":"","family":"Liu","given":"Chuntai","non-dropping-particle":"","parse-names":false,"suffix":""},{"dropping-particle":"","family":"Zeng","given":"Lin","non-dropping-particle":"","parse-names":false,"suffix":""},{"dropping-particle":"","family":"Wang","given":"Xin","non-dropping-particle":"","parse-names":false,"suffix":""},{"dropping-particle":"","family":"Xu","given":"Zhichuan J.","non-dropping-particle":"","parse-names":false,"suffix":""}],"container-title":"Chemical Society Reviews","id":"ITEM-1","issue":"7","issued":{"date-parts":[["2020"]]},"page":"2196-2214","publisher":"Royal Society of Chemistry","title":"A review on fundamentals for designing oxygen evolution electrocatalysts","type":"article-journal","volume":"49"},"uris":["http://www.mendeley.com/documents/?uuid=a850be24-292b-414c-a96b-203485183731"]},{"id":"ITEM-2","itemData":{"DOI":"10.1016/j.rser.2020.110040","ISSN":"18790690","abstract":"The exploitation of green and renewable energy sources is imperative due to the environmental pollution produced by the massive use of non-renewable fossil energy. Hydrogen is a promising clean fuel since it exhibits high energy density and causes no secondary pollution. The photocatalytic production of H2 from water splitting has gained immense attention since it is a low-cost, low-energy consuming, and environmentally friendly process. Various attempts have been made to prepare active and highly efficient catalysts for photocatalytic H2 evolution. However, the use of precious metals as co-catalysts makes the H2 production costly, thus limiting their practical applications. Herein, we discuss the latest advancements in the H2 evolution on photocatalysts without noble metals. The progress achieved in the development of diverse photocatalysts has been critically evaluated in this review. Special attention has been paid to the challenges and tactics about enhancing the H2 evolution upon non-noble-metal photocatalysts. This review will be helpful for designing high efficiency photocatalysts for fundamental research and practical applications.","author":[{"dropping-particle":"","family":"Zhao","given":"Wan","non-dropping-particle":"","parse-names":false,"suffix":""},{"dropping-particle":"","family":"Chen","given":"Zhi","non-dropping-particle":"","parse-names":false,"suffix":""},{"dropping-particle":"","family":"Yang","given":"Xiuru","non-dropping-particle":"","parse-names":false,"suffix":""},{"dropping-particle":"","family":"Qian","given":"Xiaoxiao","non-dropping-particle":"","parse-names":false,"suffix":""},{"dropping-particle":"","family":"Liu","given":"Chunxi","non-dropping-particle":"","parse-names":false,"suffix":""},{"dropping-particle":"","family":"Zhou","given":"Dantong","non-dropping-particle":"","parse-names":false,"suffix":""},{"dropping-particle":"","family":"Sun","given":"Tao","non-dropping-particle":"","parse-names":false,"suffix":""},{"dropping-particle":"","family":"Zhang","given":"Ming","non-dropping-particle":"","parse-names":false,"suffix":""},{"dropping-particle":"","family":"Wei","given":"Guoying","non-dropping-particle":"","parse-names":false,"suffix":""},{"dropping-particle":"","family":"Dissanayake","given":"Pavani Dulanja","non-dropping-particle":"","parse-names":false,"suffix":""},{"dropping-particle":"","family":"Ok","given":"Yong Sik","non-dropping-particle":"","parse-names":false,"suffix":""}],"container-title":"Renewable and Sustainable Energy Reviews","id":"ITEM-2","issue":"August 2019","issued":{"date-parts":[["2020"]]},"page":"110040","publisher":"Elsevier Ltd","title":"Recent advances in photocatalytic hydrogen evolution with high-performance catalysts without precious metals","type":"article-journal","volume":"132"},"uris":["http://www.mendeley.com/documents/?uuid=dcb3d748-d899-45a2-ba8a-9c3f49a451af"]}],"mendeley":{"formattedCitation":"[8,13]","plainTextFormattedCitation":"[8,13]","previouslyFormattedCitation":"[8,13]"},"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[8,13]</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Hydrogen has been reported to be the cleanest energy carrier generated from renewable sources</w:t>
      </w:r>
      <w:r>
        <w:fldChar w:fldCharType="begin"/>
      </w:r>
      <w:r>
        <w:rPr>
          <w:sz w:val="24"/>
          <w:szCs w:val="24"/>
          <w:rFonts w:cs="Times New Roman" w:ascii="Times New Roman" w:hAnsi="Times New Roman"/>
        </w:rPr>
        <w:instrText>ADDIN CSL_CITATION {"citationItems":[{"id":"ITEM-1","itemData":{"DOI":"10.1080/15567030701468068","ISSN":"15567036","abstract":"Hydrogen is a promising renewable fuel for transportation and domestic applications. Hence, in both the near term and long term, hydrogen demand is expected to increase significantly. Producing hydrogen, as well as any other synthetic fuel, will inevitably cost more energy than pumping up oil or using other fossil fuels. In this work, a review is made of the alternative technological methods that could be used to produce this fuel. Hydrogen can be generated in a number of ways, such as electrochemical processes, thermochemical processes, photochemical processes, photocatalytic processes, or photoelectrochemical processes. The thermal production process, which uses steam to produce hydrogen from natural gas or other light hydrocarbons, is most common. Steam reforming of natural gas is currently the least expensive method of producing hydrogen and is used for about half of the world's production of hydrogen. Approximately 95% of the hydrogen produced today comes from carbonaceous raw material, primarily fossil in origin.","author":[{"dropping-particle":"","family":"Balat","given":"M.","non-dropping-particle":"","parse-names":false,"suffix":""}],"container-title":"Energy Sources, Part A: Recovery, Utilization and Environmental Effects","id":"ITEM-1","issue":"1","issued":{"date-parts":[["2009"]]},"page":"39-50","title":"Possible methods for hydrogen production","type":"article-journal","volume":"31"},"uris":["http://www.mendeley.com/documents/?uuid=b4774f2f-c052-4ecb-8476-570ad0b69637"]}],"mendeley":{"formattedCitation":"[14]","plainTextFormattedCitation":"[14]","previouslyFormattedCitation":"[14]"},"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[14]</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Its usage has been explored in fuel-cell electric vehicles and combustion engines</w:t>
      </w:r>
      <w:r>
        <w:fldChar w:fldCharType="begin"/>
      </w:r>
      <w:r>
        <w:rPr>
          <w:sz w:val="24"/>
          <w:szCs w:val="24"/>
          <w:rFonts w:cs="Times New Roman" w:ascii="Times New Roman" w:hAnsi="Times New Roman"/>
        </w:rPr>
        <w:instrText>ADDIN CSL_CITATION {"citationItems":[{"id":"ITEM-1","itemData":{"DOI":"10.1080/009083190890003","ISSN":"15567036","abstract":"The aim of this study was to assess the scientific and engineering advancements of producing hydrogen from biomass via two thermochemical processes: (a) conventional pyrolysis followed by reforming of the carbohydrate fraction of the bio-oil and (b) gasification followed by reforming of the syngas (H 2 + CO). The yield from steam gasification increases with increasing water-to-sample ratio. The yields of hydrogen from the pyrolysis and the steam gasification increase with increasing of temperature. In general, the gasification temperature is higher than that of pyrolysis and the yield of hydrogen from the gasification is higher than that of the pyrolysis. The highest yields (% dry and ash free basis) were obtained from the pyrolysis (46%) and steam gasification (55%) of wheat straw while the lowest yields from olive waste. The yield of hydrogen from supercritical water extraction was considerably high (49%) at lower temperatures. The pyrolysis was carried out at the moderate temperatures and steam gasification at the highest temperatures. This study demonstrates that hydrogen can be produced economically from biomass. The pyrolysis-based technology, in particular, because it has coproduct opportunities, has the most favorable economics.","author":[{"dropping-particle":"","family":"Demirbas","given":"M. Fatih","non-dropping-particle":"","parse-names":false,"suffix":""}],"container-title":"Energy Sources, Part A: Recovery, Utilization and Environmental Effects","id":"ITEM-1","issue":"3","issued":{"date-parts":[["2006"]]},"page":"245-252","title":"Hydrogen from various biomass species via pyrolysis and steam gasification processes","type":"article-journal","volume":"28"},"uris":["http://www.mendeley.com/documents/?uuid=5a729e27-c4b9-4d6d-aed0-6ed272bb0721"]}],"mendeley":{"formattedCitation":"[15]","plainTextFormattedCitation":"[15]","previouslyFormattedCitation":"[15]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[15]</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The demand for hydrogen is expected to rise significantly in the short and long term [16]. Although hydrogen is the most common atom on earth, its gaseous form is not naturally occurring in our environment and thus must be produced. It is expected that its production will cost more in the near future than pumping up oil or other forms of fossil fuels</w:t>
      </w:r>
      <w:r>
        <w:fldChar w:fldCharType="begin"/>
      </w:r>
      <w:r>
        <w:rPr>
          <w:sz w:val="24"/>
          <w:szCs w:val="24"/>
          <w:rFonts w:cs="Times New Roman" w:ascii="Times New Roman" w:hAnsi="Times New Roman"/>
        </w:rPr>
        <w:instrText>ADDIN CSL_CITATION {"citationItems":[{"id":"ITEM-1","itemData":{"DOI":"10.1016/j.energy.2006.01.021","ISSN":"03605442","abstract":"This paper evaluates possible synergies with industry, such as heat and oxygen recovery from the hydrogen production. The hydrogen production technology used in this paper is electrolysis and the calculations include the cost and energy savings for integrated hydrogen production. Electrolysis with heat recovery leads to both cost reduction and higher total energy efficiencies of the hydrogen production. Today about 15-30% of the energy supplied for the production is lost and most of it can be recovered as heat. Utilization of the oxygen produced in electrolysis gives further advantages. The integration potential has been evaluated for a pulp and paper industry and the Swedish energy system, focusing on hydrogen for the transportation sector. The calculated example shows that the use of the by-product oxygen and heat greatly affects the possibility to sell hydrogen produced from electrolysis in Sweden. Most of the energy losses are recovered in the example; even gains in energy for not having to produce oxygen with cryogenic air separation are shown. When considering cost, the oxygen income is the most beneficial but when considering energy efficiency, the heat recovery stands for the greater part. © 2006 Elsevier Ltd. All rights reserved.","author":[{"dropping-particle":"","family":"Saxe","given":"Maria","non-dropping-particle":"","parse-names":false,"suffix":""},{"dropping-particle":"","family":"Alvfors","given":"Per","non-dropping-particle":"","parse-names":false,"suffix":""}],"container-title":"Energy","id":"ITEM-1","issue":"1","issued":{"date-parts":[["2007"]]},"page":"42-50","title":"Advantages of integration with industry for electrolytic hydrogen production","type":"article-journal","volume":"32"},"uris":["http://www.mendeley.com/documents/?uuid=0464dea5-5f4c-4d5a-9e57-c730c79e3fc6"]}],"mendeley":{"formattedCitation":"[16]","plainTextFormattedCitation":"[16]","previouslyFormattedCitation":"[16]"},"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[16]</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Many methods are currently being explored for hydrogen evolution, including biofuels, fossil fuels, and water splitting. Currently, most of the hydrogen produced on a larger scale is mainly made from fossil fuels which involve pyrolysis of natural gases, reformation of methane, vaporization of coal, and oxidation of heavy oils</w:t>
      </w:r>
      <w:r>
        <w:fldChar w:fldCharType="begin"/>
      </w:r>
      <w:r>
        <w:rPr>
          <w:sz w:val="24"/>
          <w:szCs w:val="24"/>
          <w:rFonts w:cs="Times New Roman" w:ascii="Times New Roman" w:hAnsi="Times New Roman"/>
        </w:rPr>
        <w:instrText>ADDIN CSL_CITATION {"citationItems":[{"id":"ITEM-1","itemData":{"DOI":"10.1016/j.rser.2020.110040","ISSN":"18790690","abstract":"The exploitation of green and renewable energy sources is imperative due to the environmental pollution produced by the massive use of non-renewable fossil energy. Hydrogen is a promising clean fuel since it exhibits high energy density and causes no secondary pollution. The photocatalytic production of H2 from water splitting has gained immense attention since it is a low-cost, low-energy consuming, and environmentally friendly process. Various attempts have been made to prepare active and highly efficient catalysts for photocatalytic H2 evolution. However, the use of precious metals as co-catalysts makes the H2 production costly, thus limiting their practical applications. Herein, we discuss the latest advancements in the H2 evolution on photocatalysts without noble metals. The progress achieved in the development of diverse photocatalysts has been critically evaluated in this review. Special attention has been paid to the challenges and tactics about enhancing the H2 evolution upon non-noble-metal photocatalysts. This review will be helpful for designing high efficiency photocatalysts for fundamental research and practical applications.","author":[{"dropping-particle":"","family":"Zhao","given":"Wan","non-dropping-particle":"","parse-names":false,"suffix":""},{"dropping-particle":"","family":"Chen","given":"Zhi","non-dropping-particle":"","parse-names":false,"suffix":""},{"dropping-particle":"","family":"Yang","given":"Xiuru","non-dropping-particle":"","parse-names":false,"suffix":""},{"dropping-particle":"","family":"Qian","given":"Xiaoxiao","non-dropping-particle":"","parse-names":false,"suffix":""},{"dropping-particle":"","family":"Liu","given":"Chunxi","non-dropping-particle":"","parse-names":false,"suffix":""},{"dropping-particle":"","family":"Zhou","given":"Dantong","non-dropping-particle":"","parse-names":false,"suffix":""},{"dropping-particle":"","family":"Sun","given":"Tao","non-dropping-particle":"","parse-names":false,"suffix":""},{"dropping-particle":"","family":"Zhang","given":"Ming","non-dropping-particle":"","parse-names":false,"suffix":""},{"dropping-particle":"","family":"Wei","given":"Guoying","non-dropping-particle":"","parse-names":false,"suffix":""},{"dropping-particle":"","family":"Dissanayake","given":"Pavani Dulanja","non-dropping-particle":"","parse-names":false,"suffix":""},{"dropping-particle":"","family":"Ok","given":"Yong Sik","non-dropping-particle":"","parse-names":false,"suffix":""}],"container-title":"Renewable and Sustainable Energy Reviews","id":"ITEM-1","issue":"August 2019","issued":{"date-parts":[["2020"]]},"page":"110040","publisher":"Elsevier Ltd","title":"Recent advances in photocatalytic hydrogen evolution with high-performance catalysts without precious metals","type":"article-journal","volume":"132"},"uris":["http://www.mendeley.com/documents/?uuid=dcb3d748-d899-45a2-ba8a-9c3f49a451af"]}],"mendeley":{"formattedCitation":"[13]","plainTextFormattedCitation":"[13]","previouslyFormattedCitation":"[13]"},"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[13]</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The large consumption of these fossil fuels, in turn, results in a large generation of carbon dioxide gas, which is the primary cause of increased global temperature and adverse environmental problems worldwide </w:t>
      </w:r>
      <w:r>
        <w:fldChar w:fldCharType="begin"/>
      </w:r>
      <w:r>
        <w:rPr>
          <w:sz w:val="24"/>
          <w:szCs w:val="24"/>
          <w:rFonts w:cs="Times New Roman" w:ascii="Times New Roman" w:hAnsi="Times New Roman"/>
        </w:rPr>
        <w:instrText>ADDIN CSL_CITATION {"citationItems":[{"id":"ITEM-1","itemData":{"DOI":"10.1016/j.ijhydene.2020.06.230","ISSN":"03603199","abstract":"In the present investigation, a series of noble metal-free, earth-abundant, inexpensive, efficient, and long-term stable electrocatalysts have been developed for hydrogen evolution reaction at different pH values. Transition metal chalcogenides nanocomposites, namely, CoTe2@CuTe, FeTe2@CuTe, CoSe2@CuSe2, and FeSe2@CuSe2 have been synthesized via hydrothermal method and their electrocatalytic activity towards hydrogen evolution reaction at different pH values have been studied using different techniques. All the four investigated electrocatalysts are efficient towards the hydrogen evolution reaction. Out of these electrocatalysts, the sphere-like shaped CoTe2@CuTe nanocomposite exhibits outstanding electrocatalytic activity towards hydrogen evolution reaction at different pH values. The novelty of the designed catalyst is its specific shape, low cost and high activity towards HER. The overpotential of CoTe2@CuTe nanocomposite electrocatalyst to achieve current density of 10 mA/cm2 has been found as 68, 106, and 125.8 mV in 0.5 M H2SO4 (pH &lt; 0), 1.0 M KOH (pH ≈ 14) and 1.0 M PBS (pH ≈ 7), respectively and corresponding Tafel slope as 59.94, 67.6 and 69.53 mV/decade, respectively. Thus, CoTe2@CuTe nanocomposite exhibits good electrocatalytic activity in acidic, basic, and neutral medium. It possesses significant Brunauer-Emmett-Teller surface area, synergic effect, small charge transfer resistance, good conductivity, considerable electrochemically surface area (ECSA) value, and higher number of active sites.","author":[{"dropping-particle":"","family":"Majhi","given":"Kartick Chandra","non-dropping-particle":"","parse-names":false,"suffix":""},{"dropping-particle":"","family":"Yadav","given":"Mahendra","non-dropping-particle":"","parse-names":false,"suffix":""}],"container-title":"International Journal of Hydrogen Energy","id":"ITEM-1","issue":"46","issued":{"date-parts":[["2020"]]},"page":"24219-24231","publisher":"Elsevier Ltd","title":"Transition metal chalcogenides based nanocomposites as efficient electrocatalyst for hydrogen evolution reaction over the entire pH range","type":"article-journal","volume":"45"},"uris":["http://www.mendeley.com/documents/?uuid=40c03a8d-1bd0-4ad4-ac91-845b04f30c26"]}],"mendeley":{"formattedCitation":"[7]","plainTextFormattedCitation":"[7]","previouslyFormattedCitation":"[7]"},"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[7]</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On the other hand, hydrogen generation from biological sources via processes such as pyrolysis of biomass, photosynthetic bacteria breakage of organic matter, and fermentation of organic matter has proven to be a viable alternative with little harmful environmental consequences. Nevertheless, its large-scale usage is costly </w:t>
      </w:r>
      <w:r>
        <w:fldChar w:fldCharType="begin"/>
      </w:r>
      <w:r>
        <w:rPr>
          <w:sz w:val="24"/>
          <w:szCs w:val="24"/>
          <w:rFonts w:cs="Times New Roman" w:ascii="Times New Roman" w:hAnsi="Times New Roman"/>
        </w:rPr>
        <w:instrText>ADDIN CSL_CITATION {"citationItems":[{"id":"ITEM-1","itemData":{"DOI":"10.1016/j.ijhydene.2008.07.107","ISSN":"03603199","abstract":"Hydrolyzed sugars from lignocellulosic biomass are primarily glucose and xylose. Efficient dark fermentation of isolated strains of both glucose and xylose to generate hydrogen is of considerable practical and academic importance. This study utilized a newly isolated, moderately thermophilic bacterium, W16, to produce hydrogen from xylose, glucose, and mixed xylose and glucose. The strain W16 was identified and designated as Thermoanaerobacterium thermosaccharolyticum W16. Physiology of strain W16 strain with numerous carbon sources and at pH of 4-7.5 and temperature of 30-70 &amp;deg'C was demonstrated. The maximum cumulative H2 yield and H2 production rate obtained using the W16 strain in pure glucose and pure xylose tests were 2.42 mol H2 mol-1 glucose and 12.9 mmol H2 L -1 h-1, and 2.19 mol H2 mol-1 xylose and 10.7 mmol H2L-1 h-1, respectively. The strain W16 also uptakes mixed xylose and glucose at comparable rates of individual pure sugar tests to produce biohydrogen via an acetate-butyrate-type fermentation. The isolated strain W16 was noted to effectively degrade reducing sugars in hydrolysate of corn stover collected in field. © 2008 International Association for Hydrogen Energy. Published by Elsevier Ltd. All rights reserved.","author":[{"dropping-particle":"","family":"Ren","given":"Nanqi","non-dropping-particle":"","parse-names":false,"suffix":""},{"dropping-particle":"","family":"Cao","given":"Guangli","non-dropping-particle":"","parse-names":false,"suffix":""},{"dropping-particle":"","family":"Wang","given":"Aijie","non-dropping-particle":"","parse-names":false,"suffix":""},{"dropping-particle":"","family":"Lee","given":"Duu Jong","non-dropping-particle":"","parse-names":false,"suffix":""},{"dropping-particle":"","family":"Guo","given":"Wanqian","non-dropping-particle":"","parse-names":false,"suffix":""},{"dropping-particle":"","family":"Zhu","given":"Yuhong","non-dropping-particle":"","parse-names":false,"suffix":""}],"container-title":"International Journal of Hydrogen Energy","id":"ITEM-1","issue":"21","issued":{"date-parts":[["2008"]]},"page":"6124-6132","publisher":"Elsevier Ltd","title":"Dark fermentation of xylose and glucose mix using isolated Thermoanaerobacterium ihermosaccharolyticum W16","type":"article-journal","volume":"33"},"uris":["http://www.mendeley.com/documents/?uuid=e9aaef47-a099-433f-a63a-6d540f530d25"]},{"id":"ITEM-2","itemData":{"DOI":"10.1016/j.biortech.2017.07.085","ISSN":"18732976","PMID":"28774676","abstract":"Bio-hydrogen from microalgae including cyanobacteria has attracted commercial awareness due to its potential as an alternative, reliable and renewable energy source. Photosynthetic hydrogen production from microalgae can be interesting and promising options for clean energy. Advances in hydrogen-fuel-cell technology may attest an eco-friendly way of biofuel production, since, the use of H2 to generate electricity releases only water as a by-product. Progress in genetic/metabolic engineering may significantly enhance the photobiological hydrogen production from microalgae. Manipulation of competing metabolic pathways by modulating the certain key enzymes such as hydrogenase and nitrogenase may enhance the evolution of H2 from photoautotrophic cells. Moreover, biological H2 production at low operating costs is requisite for economic viability. Several photobioreactors have been developed for large-scale biomass and hydrogen production. This review highlights the recent technological progress, enzymes involved and genetic as well as metabolic engineering approaches towards sustainable hydrogen production from microalgae.","author":[{"dropping-particle":"","family":"Khetkorn","given":"Wanthanee","non-dropping-particle":"","parse-names":false,"suffix":""},{"dropping-particle":"","family":"Rastogi","given":"Rajesh P.","non-dropping-particle":"","parse-names":false,"suffix":""},{"dropping-particle":"","family":"Incharoensakdi","given":"Aran","non-dropping-particle":"","parse-names":false,"suffix":""},{"dropping-particle":"","family":"Lindblad","given":"Peter","non-dropping-particle":"","parse-names":false,"suffix":""},{"dropping-particle":"","family":"Madamwar","given":"Datta","non-dropping-particle":"","parse-names":false,"suffix":""},{"dropping-particle":"","family":"Pandey","given":"Ashok","non-dropping-particle":"","parse-names":false,"suffix":""},{"dropping-particle":"","family":"Larroche","given":"Christian","non-dropping-particle":"","parse-names":false,"suffix":""}],"container-title":"Bioresource Technology","id":"ITEM-2","issued":{"date-parts":[["2017"]]},"page":"1194-1206","publisher":"Elsevier Ltd","title":"Microalgal hydrogen production – A review","type":"article-journal","volume":"243"},"uris":["http://www.mendeley.com/documents/?uuid=3d93b56b-a9d7-455d-b402-a896709ad835"]}],"mendeley":{"formattedCitation":"[17,18]","plainTextFormattedCitation":"[17,18]","previouslyFormattedCitation":"[17,18]"},"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[17,18]</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 xml:space="preserve">Water splitting has thus emerged as an eco-friendly approach that uses water as the source to produce hydrogen and oxygen. Depending upon the resource used, hydrogen and oxygen from split water can be produced via thermochemical, electrochemical, and photochemical processes </w:t>
      </w:r>
      <w:r>
        <w:fldChar w:fldCharType="begin"/>
      </w:r>
      <w:r>
        <w:rPr>
          <w:sz w:val="24"/>
          <w:szCs w:val="24"/>
          <w:rFonts w:cs="Times New Roman" w:ascii="Times New Roman" w:hAnsi="Times New Roman"/>
        </w:rPr>
        <w:instrText>ADDIN CSL_CITATION {"citationItems":[{"id":"ITEM-1","itemData":{"DOI":"10.1002/er.3549","ISBN":"1099-114X","ISSN":"0363907X","PMID":"19566191","abstract":"This paper presents the experimental as well as the simulated performance studies on the transcritical CO2 heat pumps for simultaneous water cooling and heating; effects of water mass flow rates and water inlet temperatures of both evaporator and gas cooler on the cooling and heating capacities, system COP and water outlets temperatures are investigated. Study shows that both the water mass flow rate and inlet temperature have significant effect on system performances. Test results show that the effect of evaporator water mass flow rate on the system performances and water outlet temperatures is more pronounced (COP increases 0.6 for 1 kg/min) compared to the gas cooler water mass flow rate (COP increases 0.4 for 1 kg/min) and the effect of gas cooler water inlet temperature is more significant (COP decreases 0.48 for given ranges) compared to the evaporator water inlet temperature (COP increases 0.43 for given ranges). Comparisons of experimental values with simulated results show the maximum deviation of 5% for cooling capacity, 10% for heating capacity, 16% for system COP. This study offers useful guidelines for selecting appropriate water mass flow rate to obtain required","author":[{"dropping-particle":"","family":"Acar","given":"Canan","non-dropping-particle":"","parse-names":false,"suffix":""},{"dropping-particle":"","family":"Dincer","given":"Ibrahim","non-dropping-particle":"","parse-names":false,"suffix":""},{"dropping-particle":"","family":"Naterer","given":"Greg F.","non-dropping-particle":"","parse-names":false,"suffix":""}],"container-title":"International Journal of Energy Research","id":"ITEM-1","issue":"11","issued":{"date-parts":[["2016","9"]]},"page":"1449-1473","title":"Review of photocatalytic water-splitting methods for sustainable hydrogen production","type":"article-journal","volume":"40"},"uris":["http://www.mendeley.com/documents/?uuid=130c0e5b-faf7-4e22-b66d-05fe7caf64e5"]}],"mendeley":{"formattedCitation":"[19]","plainTextFormattedCitation":"[19]","previouslyFormattedCitation":"[19]"},"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[19]</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Both thermochemical and electrochemical have several significant advantages</w:t>
      </w:r>
      <w:r>
        <w:fldChar w:fldCharType="begin"/>
      </w:r>
      <w:r>
        <w:rPr>
          <w:sz w:val="24"/>
          <w:szCs w:val="24"/>
          <w:rFonts w:cs="Times New Roman" w:ascii="Times New Roman" w:hAnsi="Times New Roman"/>
        </w:rPr>
        <w:instrText>ADDIN CSL_CITATION {"citationItems":[{"id":"ITEM-1","itemData":{"DOI":"10.1016/j.ijhydene.2022.02.049","ISSN":"03603199","abstract":"Hydrogen due to high energy density and ecologically benign characteristics can become an excellent energy carrier for a sustainable energy economy and to appease the energy demand of humankind. Moreover, cost-effective and long-lasting photocatalysts can make the hydrogen generating process more economical and suitable. Recently, MXene have become one of the most sought-after composite materials for photocatalytic hydrogen generation. However, the photocstalytic performance can be further enhanced by doping with other semiconductor materials. Transition metal chalcogenides (Transition metals = Cu, Co, Ni, Zn, Cd, Mo, W)/MXene composites and mixed transition metal chalcogenide/MXene nanocomposites have been extensively investigated for the photocatalytic hydrogen generation. These materials possess unique two-dimensional layered structure that ameliorates the photocatalytic water splitting performance by increasing the light adsorption even at low photon flux density. The 2D design assists in reducing the distance necessary to transverse charge carriers to the surface. Because the layered structure tends to trap electrons in the ultrathin layers, 2D materials have unusual optoelectronic properties. In-plane covalent bonding assisted the creation of various heterojunctions and heterostructures in these 2D materials. Water splitting and hydrogen production are aided by the high surface area of these 2D materials. Due to its diverse elemental composition, unique 2D structure, good photoelectronic characteristics, large surface area, and many surface terminations. The design and production of many types of materials used as catalysts for the hydrogen evolution process are discussed in this article.","author":[{"dropping-particle":"","family":"Mistry","given":"Khyati","non-dropping-particle":"","parse-names":false,"suffix":""},{"dropping-particle":"","family":"Jalja","given":"","non-dropping-particle":"","parse-names":false,"suffix":""},{"dropping-particle":"","family":"Lakhani","given":"Rohit","non-dropping-particle":"","parse-names":false,"suffix":""},{"dropping-particle":"","family":"Tripathi","given":"Brijesh","non-dropping-particle":"","parse-names":false,"suffix":""},{"dropping-particle":"","family":"Shinde","given":"Satyam","non-dropping-particle":"","parse-names":false,"suffix":""},{"dropping-particle":"","family":"Chandra","given":"Prakash","non-dropping-particle":"","parse-names":false,"suffix":""}],"container-title":"International Journal of Hydrogen Energy","id":"ITEM-1","issue":"xxxx","issued":{"date-parts":[["2022"]]},"publisher":"Hydrogen Energy Publications LLC","title":"Recent trends in MXene/Metal chalcogenides for electro-/photocatalytic hydrogen evolution reactions","type":"article-journal"},"uris":["http://www.mendeley.com/documents/?uuid=f0aa2ade-3b84-4985-a3e0-f7b80dc83b51"]},{"id":"ITEM-2","itemData":{"DOI":"10.1016/j.ijhydene.2012.03.057","ISSN":"03603199","abstract":"Hydrogen produced from solar energy is one of the most promising solar energy technologies that can significantly contribute to a sustainable energy supply in the future. This paper discusses the unique advantages of using solar energy over other forms of energy to produce hydrogen. Then it examines the latest research and development progress of various solar-to-hydrogen production technologies based on thermal, electrical, and photon energy. Comparisons are made to include water splitting methods, solar energy forms, energy efficiency, basic components needed by the processes, and engineering systems, among others. The definitions of overall solar-to-hydrogen production efficiencies and the categorization criteria for various methods are examined and discussed. The examined methods include thermochemical water splitting, water electrolysis, photoelectrochemical, and photochemical methods, among others. It is concluded that large production scales are more suitable for thermochemical cycles in order to minimize the energy losses caused by high temperature requirements or multiple chemical reactions and auxiliary processes. Water electrolysis powered by solar generated electricity is currently more mature than other technologies. The solar-to-electricity conversion efficiency is the main limitation in the improvement of the overall hydrogen production efficiency. By comparison, solar powered electrolysis, photoelectrochemical and photochemical technologies can be more advantageous for hydrogen fueling stations because fewer processes are needed, external power sources can be avoided, and extra hydrogen distribution systems can be avoided as well. The narrow wavelength ranges of photosensitive materials limit the efficiencies of solar photovoltaic panels, photoelectrodes, and photocatalysts, hence limit the solar-to-hydrogen efficiencies of solar based water electrolysis, photoelectrochemical and photochemical technologies. Extension of the working wavelength of the materials is an important future research direction to improve the solar-to-hydrogen efficiency. Copyright © 2012, Hydrogen Energy Publications, LLC. Published by Elsevier Ltd. All rights reserved.","author":[{"dropping-particle":"","family":"Wang","given":"Z.","non-dropping-particle":"","parse-names":false,"suffix":""},{"dropping-particle":"","family":"Roberts","given":"R. R.","non-dropping-particle":"","parse-names":false,"suffix":""},{"dropping-particle":"","family":"Naterer","given":"G. F.","non-dropping-particle":"","parse-names":false,"suffix":""},{"dropping-particle":"","family":"Gabriel","given":"K. S.","non-dropping-particle":"","parse-names":false,"suffix":""}],"container-title":"International Journal of Hydrogen Energy","id":"ITEM-2","issue":"21","issued":{"date-parts":[["2012"]]},"page":"16287-16301","publisher":"Elsevier Ltd","title":"Comparison of thermochemical, electrolytic, photoelectrolytic and photochemical solar-to-hydrogen production technologies","type":"article-journal","volume":"37"},"uris":["http://www.mendeley.com/documents/?uuid=c4d00e76-baa9-4725-a2ea-43ae45b5597b"]},{"id":"ITEM-3","itemData":{"DOI":"10.1351/pac200779111917","ISSN":"1365-3075","abstract":"Photocatalytic water splitting is a challenging reaction because it is an ultimate solution to energy and environmental issues. Recently, many new powdered photocatalysts for water splitting have been developed. For example, a NiO (0.2 wt %)/NaTaO 3 :La (2 %) photocatalyst with a 4.1-eV band gap showed high activity for water splitting into H 2 and O 2 with an apparent quantum yield of 56 % at 270 nm. Overall water splitting under visible light irradiation has been achieved by construction of a Z-scheme photocatalysis system employing visible-light-driven photocatalysts, Ru/SrTiO 3 :Rh and BiVO 4 for H 2 and O 2 evolution, and an Fe 3+ /Fe 2+ redox couple as an electron relay. Moreover, highly efficient sulfide photocatalysts for solar hydrogen production in the presence of electron donors were developed by making solid solutions of ZnS with AgInS 2 and CuInS 2 of narrow band gap semiconductors. Thus, the database of powdered photocatalysts for water splitting has become plentiful.","author":[{"dropping-particle":"","family":"Kudo","given":"Akihiko","non-dropping-particle":"","parse-names":false,"suffix":""}],"container-title":"Pure and Applied Chemistry","id":"ITEM-3","issue":"11","issued":{"date-parts":[["2007","1","1"]]},"page":"1917-1927","title":"Photocatalysis and solar hydrogen production","type":"article-journal","volume":"79"},"uris":["http://www.mendeley.com/documents/?uuid=a1e6be4b-0d86-4173-a7de-e2a6e5aba0b1"]}],"mendeley":{"formattedCitation":"[20–22]","plainTextFormattedCitation":"[20–22]","previouslyFormattedCitation":"[20–22]"},"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[20–22]</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However, these processes require other energy sources, which makes them not entirely eco-friendly </w:t>
      </w:r>
      <w:r>
        <w:fldChar w:fldCharType="begin"/>
      </w:r>
      <w:r>
        <w:rPr>
          <w:sz w:val="24"/>
          <w:szCs w:val="24"/>
          <w:rFonts w:cs="Times New Roman" w:ascii="Times New Roman" w:hAnsi="Times New Roman"/>
        </w:rPr>
        <w:instrText>ADDIN CSL_CITATION {"citationItems":[{"id":"ITEM-1","itemData":{"DOI":"10.1016/j.ijhydene.2022.02.049","ISSN":"03603199","abstract":"Hydrogen due to high energy density and ecologically benign characteristics can become an excellent energy carrier for a sustainable energy economy and to appease the energy demand of humankind. Moreover, cost-effective and long-lasting photocatalysts can make the hydrogen generating process more economical and suitable. Recently, MXene have become one of the most sought-after composite materials for photocatalytic hydrogen generation. However, the photocstalytic performance can be further enhanced by doping with other semiconductor materials. Transition metal chalcogenides (Transition metals = Cu, Co, Ni, Zn, Cd, Mo, W)/MXene composites and mixed transition metal chalcogenide/MXene nanocomposites have been extensively investigated for the photocatalytic hydrogen generation. These materials possess unique two-dimensional layered structure that ameliorates the photocatalytic water splitting performance by increasing the light adsorption even at low photon flux density. The 2D design assists in reducing the distance necessary to transverse charge carriers to the surface. Because the layered structure tends to trap electrons in the ultrathin layers, 2D materials have unusual optoelectronic properties. In-plane covalent bonding assisted the creation of various heterojunctions and heterostructures in these 2D materials. Water splitting and hydrogen production are aided by the high surface area of these 2D materials. Due to its diverse elemental composition, unique 2D structure, good photoelectronic characteristics, large surface area, and many surface terminations. The design and production of many types of materials used as catalysts for the hydrogen evolution process are discussed in this article.","author":[{"dropping-particle":"","family":"Mistry","given":"Khyati","non-dropping-particle":"","parse-names":false,"suffix":""},{"dropping-particle":"","family":"Jalja","given":"","non-dropping-particle":"","parse-names":false,"suffix":""},{"dropping-particle":"","family":"Lakhani","given":"Rohit","non-dropping-particle":"","parse-names":false,"suffix":""},{"dropping-particle":"","family":"Tripathi","given":"Brijesh","non-dropping-particle":"","parse-names":false,"suffix":""},{"dropping-particle":"","family":"Shinde","given":"Satyam","non-dropping-particle":"","parse-names":false,"suffix":""},{"dropping-particle":"","family":"Chandra","given":"Prakash","non-dropping-particle":"","parse-names":false,"suffix":""}],"container-title":"International Journal of Hydrogen Energy","id":"ITEM-1","issue":"xxxx","issued":{"date-parts":[["2022"]]},"publisher":"Hydrogen Energy Publications LLC","title":"Recent trends in MXene/Metal chalcogenides for electro-/photocatalytic hydrogen evolution reactions","type":"article-journal"},"uris":["http://www.mendeley.com/documents/?uuid=f0aa2ade-3b84-4985-a3e0-f7b80dc83b51"]},{"id":"ITEM-2","itemData":{"DOI":"10.1016/j.ijhydene.2012.03.057","ISSN":"03603199","abstract":"Hydrogen produced from solar energy is one of the most promising solar energy technologies that can significantly contribute to a sustainable energy supply in the future. This paper discusses the unique advantages of using solar energy over other forms of energy to produce hydrogen. Then it examines the latest research and development progress of various solar-to-hydrogen production technologies based on thermal, electrical, and photon energy. Comparisons are made to include water splitting methods, solar energy forms, energy efficiency, basic components needed by the processes, and engineering systems, among others. The definitions of overall solar-to-hydrogen production efficiencies and the categorization criteria for various methods are examined and discussed. The examined methods include thermochemical water splitting, water electrolysis, photoelectrochemical, and photochemical methods, among others. It is concluded that large production scales are more suitable for thermochemical cycles in order to minimize the energy losses caused by high temperature requirements or multiple chemical reactions and auxiliary processes. Water electrolysis powered by solar generated electricity is currently more mature than other technologies. The solar-to-electricity conversion efficiency is the main limitation in the improvement of the overall hydrogen production efficiency. By comparison, solar powered electrolysis, photoelectrochemical and photochemical technologies can be more advantageous for hydrogen fueling stations because fewer processes are needed, external power sources can be avoided, and extra hydrogen distribution systems can be avoided as well. The narrow wavelength ranges of photosensitive materials limit the efficiencies of solar photovoltaic panels, photoelectrodes, and photocatalysts, hence limit the solar-to-hydrogen efficiencies of solar based water electrolysis, photoelectrochemical and photochemical technologies. Extension of the working wavelength of the materials is an important future research direction to improve the solar-to-hydrogen efficiency. Copyright © 2012, Hydrogen Energy Publications, LLC. Published by Elsevier Ltd. All rights reserved.","author":[{"dropping-particle":"","family":"Wang","given":"Z.","non-dropping-particle":"","parse-names":false,"suffix":""},{"dropping-particle":"","family":"Roberts","given":"R. R.","non-dropping-particle":"","parse-names":false,"suffix":""},{"dropping-particle":"","family":"Naterer","given":"G. F.","non-dropping-particle":"","parse-names":false,"suffix":""},{"dropping-particle":"","family":"Gabriel","given":"K. S.","non-dropping-particle":"","parse-names":false,"suffix":""}],"container-title":"International Journal of Hydrogen Energy","id":"ITEM-2","issue":"21","issued":{"date-parts":[["2012"]]},"page":"16287-16301","publisher":"Elsevier Ltd","title":"Comparison of thermochemical, electrolytic, photoelectrolytic and photochemical solar-to-hydrogen production technologies","type":"article-journal","volume":"37"},"uris":["http://www.mendeley.com/documents/?uuid=c4d00e76-baa9-4725-a2ea-43ae45b5597b"]},{"id":"ITEM-3","itemData":{"DOI":"10.1351/pac200779111917","ISSN":"1365-3075","abstract":"Photocatalytic water splitting is a challenging reaction because it is an ultimate solution to energy and environmental issues. Recently, many new powdered photocatalysts for water splitting have been developed. For example, a NiO (0.2 wt %)/NaTaO 3 :La (2 %) photocatalyst with a 4.1-eV band gap showed high activity for water splitting into H 2 and O 2 with an apparent quantum yield of 56 % at 270 nm. Overall water splitting under visible light irradiation has been achieved by construction of a Z-scheme photocatalysis system employing visible-light-driven photocatalysts, Ru/SrTiO 3 :Rh and BiVO 4 for H 2 and O 2 evolution, and an Fe 3+ /Fe 2+ redox couple as an electron relay. Moreover, highly efficient sulfide photocatalysts for solar hydrogen production in the presence of electron donors were developed by making solid solutions of ZnS with AgInS 2 and CuInS 2 of narrow band gap semiconductors. Thus, the database of powdered photocatalysts for water splitting has become plentiful.","author":[{"dropping-particle":"","family":"Kudo","given":"Akihiko","non-dropping-particle":"","parse-names":false,"suffix":""}],"container-title":"Pure and Applied Chemistry","id":"ITEM-3","issue":"11","issued":{"date-parts":[["2007","1","1"]]},"page":"1917-1927","title":"Photocatalysis and solar hydrogen production","type":"article-journal","volume":"79"},"uris":["http://www.mendeley.com/documents/?uuid=a1e6be4b-0d86-4173-a7de-e2a6e5aba0b1"]}],"mendeley":{"formattedCitation":"[20–22]","plainTextFormattedCitation":"[20–22]","previouslyFormattedCitation":"[20–22]"},"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[20–22]</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It has been reported that for a thermochemical process, a large production scale is more suited to minimize energy losses brought about by high temperatures or multiple chemical reactions and auxiliary processes </w:t>
      </w:r>
      <w:r>
        <w:fldChar w:fldCharType="begin"/>
      </w:r>
      <w:r>
        <w:rPr>
          <w:sz w:val="24"/>
          <w:szCs w:val="24"/>
          <w:rFonts w:cs="Times New Roman" w:ascii="Times New Roman" w:hAnsi="Times New Roman"/>
        </w:rPr>
        <w:instrText>ADDIN CSL_CITATION {"citationItems":[{"id":"ITEM-1","itemData":{"DOI":"10.1016/j.ijhydene.2012.03.057","ISSN":"03603199","abstract":"Hydrogen produced from solar energy is one of the most promising solar energy technologies that can significantly contribute to a sustainable energy supply in the future. This paper discusses the unique advantages of using solar energy over other forms of energy to produce hydrogen. Then it examines the latest research and development progress of various solar-to-hydrogen production technologies based on thermal, electrical, and photon energy. Comparisons are made to include water splitting methods, solar energy forms, energy efficiency, basic components needed by the processes, and engineering systems, among others. The definitions of overall solar-to-hydrogen production efficiencies and the categorization criteria for various methods are examined and discussed. The examined methods include thermochemical water splitting, water electrolysis, photoelectrochemical, and photochemical methods, among others. It is concluded that large production scales are more suitable for thermochemical cycles in order to minimize the energy losses caused by high temperature requirements or multiple chemical reactions and auxiliary processes. Water electrolysis powered by solar generated electricity is currently more mature than other technologies. The solar-to-electricity conversion efficiency is the main limitation in the improvement of the overall hydrogen production efficiency. By comparison, solar powered electrolysis, photoelectrochemical and photochemical technologies can be more advantageous for hydrogen fueling stations because fewer processes are needed, external power sources can be avoided, and extra hydrogen distribution systems can be avoided as well. The narrow wavelength ranges of photosensitive materials limit the efficiencies of solar photovoltaic panels, photoelectrodes, and photocatalysts, hence limit the solar-to-hydrogen efficiencies of solar based water electrolysis, photoelectrochemical and photochemical technologies. Extension of the working wavelength of the materials is an important future research direction to improve the solar-to-hydrogen efficiency. Copyright © 2012, Hydrogen Energy Publications, LLC. Published by Elsevier Ltd. All rights reserved.","author":[{"dropping-particle":"","family":"Wang","given":"Z.","non-dropping-particle":"","parse-names":false,"suffix":""},{"dropping-particle":"","family":"Roberts","given":"R. R.","non-dropping-particle":"","parse-names":false,"suffix":""},{"dropping-particle":"","family":"Naterer","given":"G. F.","non-dropping-particle":"","parse-names":false,"suffix":""},{"dropping-particle":"","family":"Gabriel","given":"K. S.","non-dropping-particle":"","parse-names":false,"suffix":""}],"container-title":"International Journal of Hydrogen Energy","id":"ITEM-1","issue":"21","issued":{"date-parts":[["2012"]]},"page":"16287-16301","publisher":"Elsevier Ltd","title":"Comparison of thermochemical, electrolytic, photoelectrolytic and photochemical solar-to-hydrogen production technologies","type":"article-journal","volume":"37"},"uris":["http://www.mendeley.com/documents/?uuid=c4d00e76-baa9-4725-a2ea-43ae45b5597b"]}],"mendeley":{"formattedCitation":"[21]","plainTextFormattedCitation":"[21]","previouslyFormattedCitation":"[21]"},"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[21]</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Water splitting through solar-generated electricity has been reported to be a more efficient technology; however, the conversion of solar to electricity efficiency is the major limitation</w:t>
      </w:r>
      <w:r>
        <w:fldChar w:fldCharType="begin"/>
      </w:r>
      <w:r>
        <w:rPr>
          <w:sz w:val="24"/>
          <w:szCs w:val="24"/>
          <w:rFonts w:cs="Times New Roman" w:ascii="Times New Roman" w:hAnsi="Times New Roman"/>
        </w:rPr>
        <w:instrText>ADDIN CSL_CITATION {"citationItems":[{"id":"ITEM-1","itemData":{"DOI":"10.1016/j.ijhydene.2012.03.057","ISSN":"03603199","abstract":"Hydrogen produced from solar energy is one of the most promising solar energy technologies that can significantly contribute to a sustainable energy supply in the future. This paper discusses the unique advantages of using solar energy over other forms of energy to produce hydrogen. Then it examines the latest research and development progress of various solar-to-hydrogen production technologies based on thermal, electrical, and photon energy. Comparisons are made to include water splitting methods, solar energy forms, energy efficiency, basic components needed by the processes, and engineering systems, among others. The definitions of overall solar-to-hydrogen production efficiencies and the categorization criteria for various methods are examined and discussed. The examined methods include thermochemical water splitting, water electrolysis, photoelectrochemical, and photochemical methods, among others. It is concluded that large production scales are more suitable for thermochemical cycles in order to minimize the energy losses caused by high temperature requirements or multiple chemical reactions and auxiliary processes. Water electrolysis powered by solar generated electricity is currently more mature than other technologies. The solar-to-electricity conversion efficiency is the main limitation in the improvement of the overall hydrogen production efficiency. By comparison, solar powered electrolysis, photoelectrochemical and photochemical technologies can be more advantageous for hydrogen fueling stations because fewer processes are needed, external power sources can be avoided, and extra hydrogen distribution systems can be avoided as well. The narrow wavelength ranges of photosensitive materials limit the efficiencies of solar photovoltaic panels, photoelectrodes, and photocatalysts, hence limit the solar-to-hydrogen efficiencies of solar based water electrolysis, photoelectrochemical and photochemical technologies. Extension of the working wavelength of the materials is an important future research direction to improve the solar-to-hydrogen efficiency. Copyright © 2012, Hydrogen Energy Publications, LLC. Published by Elsevier Ltd. All rights reserved.","author":[{"dropping-particle":"","family":"Wang","given":"Z.","non-dropping-particle":"","parse-names":false,"suffix":""},{"dropping-particle":"","family":"Roberts","given":"R. R.","non-dropping-particle":"","parse-names":false,"suffix":""},{"dropping-particle":"","family":"Naterer","given":"G. F.","non-dropping-particle":"","parse-names":false,"suffix":""},{"dropping-particle":"","family":"Gabriel","given":"K. S.","non-dropping-particle":"","parse-names":false,"suffix":""}],"container-title":"International Journal of Hydrogen Energy","id":"ITEM-1","issue":"21","issued":{"date-parts":[["2012"]]},"page":"16287-16301","publisher":"Elsevier Ltd","title":"Comparison of thermochemical, electrolytic, photoelectrolytic and photochemical solar-to-hydrogen production technologies","type":"article-journal","volume":"37"},"uris":["http://www.mendeley.com/documents/?uuid=c4d00e76-baa9-4725-a2ea-43ae45b5597b"]}],"mendeley":{"formattedCitation":"[21]","plainTextFormattedCitation":"[21]","previouslyFormattedCitation":"[21]"},"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[21]</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Likewise, the efficiency of the solar-to-hydrogen has been reported to be significantly limited by the wavelength range of the photocatalysts and photoelectrodes in the photochemical and photoelectrochemical processes. Thus, photon-absorbing materials like photocatalysts play a significant role in determining hydrogen production efficiency. Studies showed that the band gap of such materials must exceed the bottom theoretical limit of 1.23 eV to split water molecules</w:t>
      </w:r>
      <w:r>
        <w:fldChar w:fldCharType="begin"/>
      </w:r>
      <w:r>
        <w:rPr>
          <w:sz w:val="24"/>
          <w:szCs w:val="24"/>
          <w:rFonts w:cs="Times New Roman" w:ascii="Times New Roman" w:hAnsi="Times New Roman"/>
        </w:rPr>
        <w:instrText>ADDIN CSL_CITATION {"citationItems":[{"id":"ITEM-1","itemData":{"DOI":"10.1016/j.ijhydene.2012.03.057","ISSN":"03603199","abstract":"Hydrogen produced from solar energy is one of the most promising solar energy technologies that can significantly contribute to a sustainable energy supply in the future. This paper discusses the unique advantages of using solar energy over other forms of energy to produce hydrogen. Then it examines the latest research and development progress of various solar-to-hydrogen production technologies based on thermal, electrical, and photon energy. Comparisons are made to include water splitting methods, solar energy forms, energy efficiency, basic components needed by the processes, and engineering systems, among others. The definitions of overall solar-to-hydrogen production efficiencies and the categorization criteria for various methods are examined and discussed. The examined methods include thermochemical water splitting, water electrolysis, photoelectrochemical, and photochemical methods, among others. It is concluded that large production scales are more suitable for thermochemical cycles in order to minimize the energy losses caused by high temperature requirements or multiple chemical reactions and auxiliary processes. Water electrolysis powered by solar generated electricity is currently more mature than other technologies. The solar-to-electricity conversion efficiency is the main limitation in the improvement of the overall hydrogen production efficiency. By comparison, solar powered electrolysis, photoelectrochemical and photochemical technologies can be more advantageous for hydrogen fueling stations because fewer processes are needed, external power sources can be avoided, and extra hydrogen distribution systems can be avoided as well. The narrow wavelength ranges of photosensitive materials limit the efficiencies of solar photovoltaic panels, photoelectrodes, and photocatalysts, hence limit the solar-to-hydrogen efficiencies of solar based water electrolysis, photoelectrochemical and photochemical technologies. Extension of the working wavelength of the materials is an important future research direction to improve the solar-to-hydrogen efficiency. Copyright © 2012, Hydrogen Energy Publications, LLC. Published by Elsevier Ltd. All rights reserved.","author":[{"dropping-particle":"","family":"Wang","given":"Z.","non-dropping-particle":"","parse-names":false,"suffix":""},{"dropping-particle":"","family":"Roberts","given":"R. R.","non-dropping-particle":"","parse-names":false,"suffix":""},{"dropping-particle":"","family":"Naterer","given":"G. F.","non-dropping-particle":"","parse-names":false,"suffix":""},{"dropping-particle":"","family":"Gabriel","given":"K. S.","non-dropping-particle":"","parse-names":false,"suffix":""}],"container-title":"International Journal of Hydrogen Energy","id":"ITEM-1","issue":"21","issued":{"date-parts":[["2012"]]},"page":"16287-16301","publisher":"Elsevier Ltd","title":"Comparison of thermochemical, electrolytic, photoelectrolytic and photochemical solar-to-hydrogen production technologies","type":"article-journal","volume":"37"},"uris":["http://www.mendeley.com/documents/?uuid=c4d00e76-baa9-4725-a2ea-43ae45b5597b"]},{"id":"ITEM-2","itemData":{"DOI":"10.1351/pac200779111917","ISSN":"1365-3075","abstract":"Photocatalytic water splitting is a challenging reaction because it is an ultimate solution to energy and environmental issues. Recently, many new powdered photocatalysts for water splitting have been developed. For example, a NiO (0.2 wt %)/NaTaO 3 :La (2 %) photocatalyst with a 4.1-eV band gap showed high activity for water splitting into H 2 and O 2 with an apparent quantum yield of 56 % at 270 nm. Overall water splitting under visible light irradiation has been achieved by construction of a Z-scheme photocatalysis system employing visible-light-driven photocatalysts, Ru/SrTiO 3 :Rh and BiVO 4 for H 2 and O 2 evolution, and an Fe 3+ /Fe 2+ redox couple as an electron relay. Moreover, highly efficient sulfide photocatalysts for solar hydrogen production in the presence of electron donors were developed by making solid solutions of ZnS with AgInS 2 and CuInS 2 of narrow band gap semiconductors. Thus, the database of powdered photocatalysts for water splitting has become plentiful.","author":[{"dropping-particle":"","family":"Kudo","given":"Akihiko","non-dropping-particle":"","parse-names":false,"suffix":""}],"container-title":"Pure and Applied Chemistry","id":"ITEM-2","issue":"11","issued":{"date-parts":[["2007","1","1"]]},"page":"1917-1927","title":"Photocatalysis and solar hydrogen production","type":"article-journal","volume":"79"},"uris":["http://www.mendeley.com/documents/?uuid=a1e6be4b-0d86-4173-a7de-e2a6e5aba0b1"]}],"mendeley":{"formattedCitation":"[21,22]","plainTextFormattedCitation":"[21,22]","previouslyFormattedCitation":"[21,22]"},"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[21,22]</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w:t>
      </w:r>
      <w:commentRangeStart w:id="7"/>
      <w:r>
        <w:rPr>
          <w:rFonts w:cs="Times New Roman" w:ascii="Times New Roman" w:hAnsi="Times New Roman"/>
          <w:sz w:val="24"/>
          <w:szCs w:val="24"/>
        </w:rPr>
        <w:t>This review thus focuses solely on the photochemical process that does not involve using any electrodes.</w:t>
      </w:r>
      <w:r>
        <w:rPr>
          <w:rFonts w:cs="Times New Roman" w:ascii="Times New Roman" w:hAnsi="Times New Roman"/>
          <w:sz w:val="24"/>
          <w:szCs w:val="24"/>
        </w:rPr>
      </w:r>
      <w:commentRangeEnd w:id="7"/>
      <w:r>
        <w:commentReference w:id="7"/>
      </w:r>
      <w:r>
        <w:rPr>
          <w:rFonts w:cs="Times New Roman" w:ascii="Times New Roman" w:hAnsi="Times New Roman"/>
          <w:sz w:val="24"/>
          <w:szCs w:val="24"/>
        </w:rPr>
        <w:t xml:space="preserve"> </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The desire to produce hydrogen from water through green energy sources like solar light has increased interest in using photocatalytic water splitting</w:t>
      </w:r>
      <w:r>
        <w:fldChar w:fldCharType="begin"/>
      </w:r>
      <w:r>
        <w:rPr>
          <w:sz w:val="24"/>
          <w:szCs w:val="24"/>
          <w:rFonts w:cs="Times New Roman" w:ascii="Times New Roman" w:hAnsi="Times New Roman"/>
        </w:rPr>
        <w:instrText>ADDIN CSL_CITATION {"citationItems":[{"id":"ITEM-1","itemData":{"DOI":"10.1351/pac200779111917","ISSN":"1365-3075","abstract":"Photocatalytic water splitting is a challenging reaction because it is an ultimate solution to energy and environmental issues. Recently, many new powdered photocatalysts for water splitting have been developed. For example, a NiO (0.2 wt %)/NaTaO 3 :La (2 %) photocatalyst with a 4.1-eV band gap showed high activity for water splitting into H 2 and O 2 with an apparent quantum yield of 56 % at 270 nm. Overall water splitting under visible light irradiation has been achieved by construction of a Z-scheme photocatalysis system employing visible-light-driven photocatalysts, Ru/SrTiO 3 :Rh and BiVO 4 for H 2 and O 2 evolution, and an Fe 3+ /Fe 2+ redox couple as an electron relay. Moreover, highly efficient sulfide photocatalysts for solar hydrogen production in the presence of electron donors were developed by making solid solutions of ZnS with AgInS 2 and CuInS 2 of narrow band gap semiconductors. Thus, the database of powdered photocatalysts for water splitting has become plentiful.","author":[{"dropping-particle":"","family":"Kudo","given":"Akihiko","non-dropping-particle":"","parse-names":false,"suffix":""}],"container-title":"Pure and Applied Chemistry","id":"ITEM-1","issue":"11","issued":{"date-parts":[["2007","1","1"]]},"page":"1917-1927","title":"Photocatalysis and solar hydrogen production","type":"article-journal","volume":"79"},"uris":["http://www.mendeley.com/documents/?uuid=a1e6be4b-0d86-4173-a7de-e2a6e5aba0b1"]}],"mendeley":{"formattedCitation":"[22]","plainTextFormattedCitation":"[22]","previouslyFormattedCitation":"[22]"},"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[22]</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However, the solar energy source is characterized by low density</w:t>
      </w:r>
      <w:r>
        <w:fldChar w:fldCharType="begin"/>
      </w:r>
      <w:r>
        <w:rPr>
          <w:sz w:val="24"/>
          <w:szCs w:val="24"/>
          <w:rFonts w:cs="Times New Roman" w:ascii="Times New Roman" w:hAnsi="Times New Roman"/>
        </w:rPr>
        <w:instrText>ADDIN CSL_CITATION {"citationItems":[{"id":"ITEM-1","itemData":{"DOI":"10.1351/pac200779111917","ISSN":"1365-3075","abstract":"Photocatalytic water splitting is a challenging reaction because it is an ultimate solution to energy and environmental issues. Recently, many new powdered photocatalysts for water splitting have been developed. For example, a NiO (0.2 wt %)/NaTaO 3 :La (2 %) photocatalyst with a 4.1-eV band gap showed high activity for water splitting into H 2 and O 2 with an apparent quantum yield of 56 % at 270 nm. Overall water splitting under visible light irradiation has been achieved by construction of a Z-scheme photocatalysis system employing visible-light-driven photocatalysts, Ru/SrTiO 3 :Rh and BiVO 4 for H 2 and O 2 evolution, and an Fe 3+ /Fe 2+ redox couple as an electron relay. Moreover, highly efficient sulfide photocatalysts for solar hydrogen production in the presence of electron donors were developed by making solid solutions of ZnS with AgInS 2 and CuInS 2 of narrow band gap semiconductors. Thus, the database of powdered photocatalysts for water splitting has become plentiful.","author":[{"dropping-particle":"","family":"Kudo","given":"Akihiko","non-dropping-particle":"","parse-names":false,"suffix":""}],"container-title":"Pure and Applied Chemistry","id":"ITEM-1","issue":"11","issued":{"date-parts":[["2007","1","1"]]},"page":"1917-1927","title":"Photocatalysis and solar hydrogen production","type":"article-journal","volume":"79"},"uris":["http://www.mendeley.com/documents/?uuid=a1e6be4b-0d86-4173-a7de-e2a6e5aba0b1"]}],"mendeley":{"formattedCitation":"[22]","plainTextFormattedCitation":"[22]","previouslyFormattedCitation":"[22]"},"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[22]</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Hence a </w:t>
      </w:r>
      <w:commentRangeStart w:id="8"/>
      <w:r>
        <w:rPr>
          <w:rFonts w:cs="Times New Roman" w:ascii="Times New Roman" w:hAnsi="Times New Roman"/>
          <w:sz w:val="24"/>
          <w:szCs w:val="24"/>
        </w:rPr>
        <w:t>large surface area</w:t>
      </w:r>
      <w:r>
        <w:rPr>
          <w:rFonts w:cs="Times New Roman" w:ascii="Times New Roman" w:hAnsi="Times New Roman"/>
          <w:sz w:val="24"/>
          <w:szCs w:val="24"/>
        </w:rPr>
      </w:r>
      <w:commentRangeEnd w:id="8"/>
      <w:r>
        <w:commentReference w:id="8"/>
      </w:r>
      <w:r>
        <w:rPr>
          <w:rFonts w:cs="Times New Roman" w:ascii="Times New Roman" w:hAnsi="Times New Roman"/>
          <w:sz w:val="24"/>
          <w:szCs w:val="24"/>
        </w:rPr>
        <w:t xml:space="preserve"> is needed to harvest this energy reasonably</w:t>
      </w:r>
      <w:r>
        <w:fldChar w:fldCharType="begin"/>
      </w:r>
      <w:r>
        <w:rPr>
          <w:sz w:val="24"/>
          <w:szCs w:val="24"/>
          <w:rFonts w:cs="Times New Roman" w:ascii="Times New Roman" w:hAnsi="Times New Roman"/>
        </w:rPr>
        <w:instrText>ADDIN CSL_CITATION {"citationItems":[{"id":"ITEM-1","itemData":{"DOI":"10.1016/j.ijhydene.2012.03.057","ISSN":"03603199","abstract":"Hydrogen produced from solar energy is one of the most promising solar energy technologies that can significantly contribute to a sustainable energy supply in the future. This paper discusses the unique advantages of using solar energy over other forms of energy to produce hydrogen. Then it examines the latest research and development progress of various solar-to-hydrogen production technologies based on thermal, electrical, and photon energy. Comparisons are made to include water splitting methods, solar energy forms, energy efficiency, basic components needed by the processes, and engineering systems, among others. The definitions of overall solar-to-hydrogen production efficiencies and the categorization criteria for various methods are examined and discussed. The examined methods include thermochemical water splitting, water electrolysis, photoelectrochemical, and photochemical methods, among others. It is concluded that large production scales are more suitable for thermochemical cycles in order to minimize the energy losses caused by high temperature requirements or multiple chemical reactions and auxiliary processes. Water electrolysis powered by solar generated electricity is currently more mature than other technologies. The solar-to-electricity conversion efficiency is the main limitation in the improvement of the overall hydrogen production efficiency. By comparison, solar powered electrolysis, photoelectrochemical and photochemical technologies can be more advantageous for hydrogen fueling stations because fewer processes are needed, external power sources can be avoided, and extra hydrogen distribution systems can be avoided as well. The narrow wavelength ranges of photosensitive materials limit the efficiencies of solar photovoltaic panels, photoelectrodes, and photocatalysts, hence limit the solar-to-hydrogen efficiencies of solar based water electrolysis, photoelectrochemical and photochemical technologies. Extension of the working wavelength of the materials is an important future research direction to improve the solar-to-hydrogen efficiency. Copyright © 2012, Hydrogen Energy Publications, LLC. Published by Elsevier Ltd. All rights reserved.","author":[{"dropping-particle":"","family":"Wang","given":"Z.","non-dropping-particle":"","parse-names":false,"suffix":""},{"dropping-particle":"","family":"Roberts","given":"R. R.","non-dropping-particle":"","parse-names":false,"suffix":""},{"dropping-particle":"","family":"Naterer","given":"G. F.","non-dropping-particle":"","parse-names":false,"suffix":""},{"dropping-particle":"","family":"Gabriel","given":"K. S.","non-dropping-particle":"","parse-names":false,"suffix":""}],"container-title":"International Journal of Hydrogen Energy","id":"ITEM-1","issue":"21","issued":{"date-parts":[["2012"]]},"page":"16287-16301","publisher":"Elsevier Ltd","title":"Comparison of thermochemical, electrolytic, photoelectrolytic and photochemical solar-to-hydrogen production technologies","type":"article-journal","volume":"37"},"uris":["http://www.mendeley.com/documents/?uuid=c4d00e76-baa9-4725-a2ea-43ae45b5597b"]}],"mendeley":{"formattedCitation":"[21]","plainTextFormattedCitation":"[21]","previouslyFormattedCitation":"[21]"},"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[21]</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The evolution of hydrogen from water-splitting since using TiO</w:t>
      </w:r>
      <w:r>
        <w:rPr>
          <w:rFonts w:cs="Times New Roman" w:ascii="Times New Roman" w:hAnsi="Times New Roman"/>
          <w:sz w:val="24"/>
          <w:szCs w:val="24"/>
          <w:vertAlign w:val="subscript"/>
        </w:rPr>
        <w:t>2</w:t>
      </w:r>
      <w:r>
        <w:rPr>
          <w:rFonts w:cs="Times New Roman" w:ascii="Times New Roman" w:hAnsi="Times New Roman"/>
          <w:sz w:val="24"/>
          <w:szCs w:val="24"/>
        </w:rPr>
        <w:t xml:space="preserve"> single crystal electrodes in a photoelectrochemistry process has become a hot topic in research since the first report in 1972 </w:t>
      </w:r>
      <w:r>
        <w:fldChar w:fldCharType="begin"/>
      </w:r>
      <w:r>
        <w:rPr>
          <w:sz w:val="24"/>
          <w:szCs w:val="24"/>
          <w:rFonts w:cs="Times New Roman" w:ascii="Times New Roman" w:hAnsi="Times New Roman"/>
        </w:rPr>
        <w:instrText>ADDIN CSL_CITATION {"citationItems":[{"id":"ITEM-1","itemData":{"DOI":"10.1038/238037a0","ISBN":"0028-0836","ISSN":"0028-0836","PMID":"4561957","abstract":"Atmospheric gravity waves similar to waves that occur on the surface of a body of water have known since the nineteenth century, but their significance for the study of atmospheric dynamics has been realized only in the past ten years.","author":[{"dropping-particle":"","family":"FUJISHIMA","given":"AKIRA","non-dropping-particle":"","parse-names":false,"suffix":""},{"dropping-particle":"","family":"HONDA","given":"KENICHI","non-dropping-particle":"","parse-names":false,"suffix":""}],"container-title":"Nature","id":"ITEM-1","issue":"5358","issued":{"date-parts":[["1972","7"]]},"page":"37-38","title":"Electrochemical Photolysis of Water at a Semiconductor Electrode","type":"article-journal","volume":"238"},"uris":["http://www.mendeley.com/documents/?uuid=338594f4-a38e-4e44-8be2-e88dfb7891d2"]}],"mendeley":{"formattedCitation":"[23]","plainTextFormattedCitation":"[23]","previouslyFormattedCitation":"[23]"},"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[23]</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The photoelectrocatalytic method is frequently used for its efficiency. Nevertheless, it requires an additional bias voltage to suppress the recombination of </w:t>
      </w:r>
      <w:commentRangeStart w:id="9"/>
      <w:r>
        <w:rPr>
          <w:rFonts w:cs="Times New Roman" w:ascii="Times New Roman" w:hAnsi="Times New Roman"/>
          <w:sz w:val="24"/>
          <w:szCs w:val="24"/>
        </w:rPr>
        <w:t>the</w:t>
      </w:r>
      <w:r>
        <w:rPr>
          <w:rFonts w:cs="Times New Roman" w:ascii="Times New Roman" w:hAnsi="Times New Roman"/>
          <w:sz w:val="24"/>
          <w:szCs w:val="24"/>
        </w:rPr>
      </w:r>
      <w:commentRangeEnd w:id="9"/>
      <w:r>
        <w:commentReference w:id="9"/>
      </w:r>
      <w:r>
        <w:rPr>
          <w:rFonts w:cs="Times New Roman" w:ascii="Times New Roman" w:hAnsi="Times New Roman"/>
          <w:sz w:val="24"/>
          <w:szCs w:val="24"/>
        </w:rPr>
        <w:t xml:space="preserve"> photogenerated carriers </w:t>
      </w:r>
      <w:r>
        <w:fldChar w:fldCharType="begin"/>
      </w:r>
      <w:r>
        <w:rPr>
          <w:sz w:val="24"/>
          <w:szCs w:val="24"/>
          <w:rFonts w:cs="Times New Roman" w:ascii="Times New Roman" w:hAnsi="Times New Roman"/>
        </w:rPr>
        <w:instrText>ADDIN CSL_CITATION {"citationItems":[{"id":"ITEM-1","itemData":{"DOI":"10.1016/j.rser.2020.110040","ISSN":"18790690","abstract":"The exploitation of green and renewable energy sources is imperative due to the environmental pollution produced by the massive use of non-renewable fossil energy. Hydrogen is a promising clean fuel since it exhibits high energy density and causes no secondary pollution. The photocatalytic production of H2 from water splitting has gained immense attention since it is a low-cost, low-energy consuming, and environmentally friendly process. Various attempts have been made to prepare active and highly efficient catalysts for photocatalytic H2 evolution. However, the use of precious metals as co-catalysts makes the H2 production costly, thus limiting their practical applications. Herein, we discuss the latest advancements in the H2 evolution on photocatalysts without noble metals. The progress achieved in the development of diverse photocatalysts has been critically evaluated in this review. Special attention has been paid to the challenges and tactics about enhancing the H2 evolution upon non-noble-metal photocatalysts. This review will be helpful for designing high efficiency photocatalysts for fundamental research and practical applications.","author":[{"dropping-particle":"","family":"Zhao","given":"Wan","non-dropping-particle":"","parse-names":false,"suffix":""},{"dropping-particle":"","family":"Chen","given":"Zhi","non-dropping-particle":"","parse-names":false,"suffix":""},{"dropping-particle":"","family":"Yang","given":"Xiuru","non-dropping-particle":"","parse-names":false,"suffix":""},{"dropping-particle":"","family":"Qian","given":"Xiaoxiao","non-dropping-particle":"","parse-names":false,"suffix":""},{"dropping-particle":"","family":"Liu","given":"Chunxi","non-dropping-particle":"","parse-names":false,"suffix":""},{"dropping-particle":"","family":"Zhou","given":"Dantong","non-dropping-particle":"","parse-names":false,"suffix":""},{"dropping-particle":"","family":"Sun","given":"Tao","non-dropping-particle":"","parse-names":false,"suffix":""},{"dropping-particle":"","family":"Zhang","given":"Ming","non-dropping-particle":"","parse-names":false,"suffix":""},{"dropping-particle":"","family":"Wei","given":"Guoying","non-dropping-particle":"","parse-names":false,"suffix":""},{"dropping-particle":"","family":"Dissanayake","given":"Pavani Dulanja","non-dropping-particle":"","parse-names":false,"suffix":""},{"dropping-particle":"","family":"Ok","given":"Yong Sik","non-dropping-particle":"","parse-names":false,"suffix":""}],"container-title":"Renewable and Sustainable Energy Reviews","id":"ITEM-1","issue":"August 2019","issued":{"date-parts":[["2020"]]},"page":"110040","publisher":"Elsevier Ltd","title":"Recent advances in photocatalytic hydrogen evolution with high-performance catalysts without precious metals","type":"article-journal","volume":"132"},"uris":["http://www.mendeley.com/documents/?uuid=dcb3d748-d899-45a2-ba8a-9c3f49a451af"]}],"mendeley":{"formattedCitation":"[13]","plainTextFormattedCitation":"[13]","previouslyFormattedCitation":"[13]"},"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[13]</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w:t>
      </w:r>
      <w:commentRangeStart w:id="10"/>
      <w:r>
        <w:rPr>
          <w:rFonts w:cs="Times New Roman" w:ascii="Times New Roman" w:hAnsi="Times New Roman"/>
          <w:sz w:val="24"/>
          <w:szCs w:val="24"/>
        </w:rPr>
        <w:t>In this review, the need for an additional energy source is beyond the scope of this report.</w:t>
      </w:r>
      <w:r>
        <w:rPr>
          <w:rFonts w:cs="Times New Roman" w:ascii="Times New Roman" w:hAnsi="Times New Roman"/>
          <w:sz w:val="24"/>
          <w:szCs w:val="24"/>
        </w:rPr>
      </w:r>
      <w:commentRangeEnd w:id="10"/>
      <w:r>
        <w:commentReference w:id="10"/>
      </w:r>
      <w:r>
        <w:rPr>
          <w:rFonts w:cs="Times New Roman" w:ascii="Times New Roman" w:hAnsi="Times New Roman"/>
          <w:sz w:val="24"/>
          <w:szCs w:val="24"/>
        </w:rPr>
        <w:t xml:space="preserve"> </w:t>
      </w:r>
      <w:commentRangeStart w:id="11"/>
      <w:r>
        <w:rPr>
          <w:rFonts w:cs="Times New Roman" w:ascii="Times New Roman" w:hAnsi="Times New Roman"/>
          <w:sz w:val="24"/>
          <w:szCs w:val="24"/>
        </w:rPr>
        <w:t>As already established in literature, if an electrode is not needed in a photochemical process, the word “photocatalytic” indicates a setup that proceeds by a reaction mechanism that does not need electric potential to break the bond between oxygen and hydrogen</w:t>
      </w:r>
      <w:r>
        <w:rPr>
          <w:rFonts w:cs="Times New Roman" w:ascii="Times New Roman" w:hAnsi="Times New Roman"/>
          <w:sz w:val="24"/>
          <w:szCs w:val="24"/>
        </w:rPr>
      </w:r>
      <w:r>
        <w:fldChar w:fldCharType="begin"/>
      </w:r>
      <w:r>
        <w:rPr>
          <w:sz w:val="24"/>
          <w:szCs w:val="24"/>
          <w:rFonts w:cs="Times New Roman" w:ascii="Times New Roman" w:hAnsi="Times New Roman"/>
        </w:rPr>
        <w:instrText>ADDIN CSL_CITATION {"citationItems":[{"id":"ITEM-1","itemData":{"DOI":"10.1016/j.ijhydene.2012.03.057","ISSN":"03603199","abstract":"Hydrogen produced from solar energy is one of the most promising solar energy technologies that can significantly contribute to a sustainable energy supply in the future. This paper discusses the unique advantages of using solar energy over other forms of energy to produce hydrogen. Then it examines the latest research and development progress of various solar-to-hydrogen production technologies based on thermal, electrical, and photon energy. Comparisons are made to include water splitting methods, solar energy forms, energy efficiency, basic components needed by the processes, and engineering systems, among others. The definitions of overall solar-to-hydrogen production efficiencies and the categorization criteria for various methods are examined and discussed. The examined methods include thermochemical water splitting, water electrolysis, photoelectrochemical, and photochemical methods, among others. It is concluded that large production scales are more suitable for thermochemical cycles in order to minimize the energy losses caused by high temperature requirements or multiple chemical reactions and auxiliary processes. Water electrolysis powered by solar generated electricity is currently more mature than other technologies. The solar-to-electricity conversion efficiency is the main limitation in the improvement of the overall hydrogen production efficiency. By comparison, solar powered electrolysis, photoelectrochemical and photochemical technologies can be more advantageous for hydrogen fueling stations because fewer processes are needed, external power sources can be avoided, and extra hydrogen distribution systems can be avoided as well. The narrow wavelength ranges of photosensitive materials limit the efficiencies of solar photovoltaic panels, photoelectrodes, and photocatalysts, hence limit the solar-to-hydrogen efficiencies of solar based water electrolysis, photoelectrochemical and photochemical technologies. Extension of the working wavelength of the materials is an important future research direction to improve the solar-to-hydrogen efficiency. Copyright © 2012, Hydrogen Energy Publications, LLC. Published by Elsevier Ltd. All rights reserved.","author":[{"dropping-particle":"","family":"Wang","given":"Z.","non-dropping-particle":"","parse-names":false,"suffix":""},{"dropping-particle":"","family":"Roberts","given":"R. R.","non-dropping-particle":"","parse-names":false,"suffix":""},{"dropping-particle":"","family":"Naterer","given":"G. F.","non-dropping-particle":"","parse-names":false,"suffix":""},{"dropping-particle":"","family":"Gabriel","given":"K. S.","non-dropping-particle":"","parse-names":false,"suffix":""}],"container-title":"International Journal of Hydrogen Energy","id":"ITEM-1","issue":"21","issued":{"date-parts":[["2012"]]},"page":"16287-16301","publisher":"Elsevier Ltd","title":"Comparison of thermochemical, electrolytic, photoelectrolytic and photochemical solar-to-hydrogen production technologies","type":"article-journal","volume":"37"},"uris":["http://www.mendeley.com/documents/?uuid=c4d00e76-baa9-4725-a2ea-43ae45b5597b"]}],"mendeley":{"formattedCitation":"[21]","plainTextFormattedCitation":"[21]","previouslyFormattedCitation":"[21]"},"properties":{"noteIndex":0},"schema":"https://github.com/citation-style-language/schema/raw/master/csl-citation.json"}</w:instrText>
      </w:r>
      <w:commentRangeEnd w:id="11"/>
      <w:r>
        <w:commentReference w:id="11"/>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[21]</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The</w:t>
      </w:r>
      <w:ins w:id="0" w:author="Unknown Author" w:date="2022-08-03T12:54:40Z">
        <w:r>
          <w:rPr>
            <w:rFonts w:cs="Times New Roman" w:ascii="Times New Roman" w:hAnsi="Times New Roman"/>
            <w:sz w:val="24"/>
            <w:szCs w:val="24"/>
          </w:rPr>
          <w:t xml:space="preserve"> </w:t>
        </w:r>
      </w:ins>
      <w:ins w:id="1" w:author="Unknown Author" w:date="2022-08-03T12:54:40Z">
        <w:r>
          <w:rPr>
            <w:rFonts w:cs="Times New Roman" w:ascii="Times New Roman" w:hAnsi="Times New Roman"/>
            <w:sz w:val="24"/>
            <w:szCs w:val="24"/>
          </w:rPr>
          <w:t>photocatalytic</w:t>
        </w:r>
      </w:ins>
      <w:del w:id="2" w:author="Unknown Author" w:date="2022-08-03T12:54:53Z">
        <w:r>
          <w:rPr>
            <w:rFonts w:cs="Times New Roman" w:ascii="Times New Roman" w:hAnsi="Times New Roman"/>
            <w:sz w:val="24"/>
            <w:szCs w:val="24"/>
          </w:rPr>
          <w:delText xml:space="preserve"> photocatalysis</w:delText>
        </w:r>
      </w:del>
      <w:r>
        <w:rPr>
          <w:rFonts w:cs="Times New Roman" w:ascii="Times New Roman" w:hAnsi="Times New Roman"/>
          <w:sz w:val="24"/>
          <w:szCs w:val="24"/>
        </w:rPr>
        <w:commentReference w:id="12"/>
      </w:r>
      <w:r>
        <w:rPr>
          <w:rFonts w:cs="Times New Roman" w:ascii="Times New Roman" w:hAnsi="Times New Roman"/>
          <w:sz w:val="24"/>
          <w:szCs w:val="24"/>
        </w:rPr>
        <w:t xml:space="preserve"> hydrogen evolution route has been identified as the most straightforward route for water splitting, </w:t>
      </w:r>
      <w:commentRangeStart w:id="13"/>
      <w:r>
        <w:rPr>
          <w:rFonts w:cs="Times New Roman" w:ascii="Times New Roman" w:hAnsi="Times New Roman"/>
          <w:sz w:val="24"/>
          <w:szCs w:val="24"/>
        </w:rPr>
        <w:t>which can produce a large scale of hydrogen at a very low cos</w:t>
      </w:r>
      <w:r>
        <w:rPr>
          <w:rFonts w:cs="Times New Roman" w:ascii="Times New Roman" w:hAnsi="Times New Roman"/>
          <w:sz w:val="24"/>
          <w:szCs w:val="24"/>
        </w:rPr>
      </w:r>
      <w:commentRangeEnd w:id="13"/>
      <w:r>
        <w:commentReference w:id="13"/>
      </w:r>
      <w:r>
        <w:rPr>
          <w:rFonts w:cs="Times New Roman" w:ascii="Times New Roman" w:hAnsi="Times New Roman"/>
          <w:sz w:val="24"/>
          <w:szCs w:val="24"/>
        </w:rPr>
        <w:t>t</w:t>
      </w:r>
      <w:r>
        <w:fldChar w:fldCharType="begin"/>
      </w:r>
      <w:r>
        <w:rPr>
          <w:sz w:val="24"/>
          <w:szCs w:val="24"/>
          <w:rFonts w:cs="Times New Roman" w:ascii="Times New Roman" w:hAnsi="Times New Roman"/>
        </w:rPr>
        <w:instrText>ADDIN CSL_CITATION {"citationItems":[{"id":"ITEM-1","itemData":{"DOI":"10.1016/j.rser.2020.110040","ISSN":"18790690","abstract":"The exploitation of green and renewable energy sources is imperative due to the environmental pollution produced by the massive use of non-renewable fossil energy. Hydrogen is a promising clean fuel since it exhibits high energy density and causes no secondary pollution. The photocatalytic production of H2 from water splitting has gained immense attention since it is a low-cost, low-energy consuming, and environmentally friendly process. Various attempts have been made to prepare active and highly efficient catalysts for photocatalytic H2 evolution. However, the use of precious metals as co-catalysts makes the H2 production costly, thus limiting their practical applications. Herein, we discuss the latest advancements in the H2 evolution on photocatalysts without noble metals. The progress achieved in the development of diverse photocatalysts has been critically evaluated in this review. Special attention has been paid to the challenges and tactics about enhancing the H2 evolution upon non-noble-metal photocatalysts. This review will be helpful for designing high efficiency photocatalysts for fundamental research and practical applications.","author":[{"dropping-particle":"","family":"Zhao","given":"Wan","non-dropping-particle":"","parse-names":false,"suffix":""},{"dropping-particle":"","family":"Chen","given":"Zhi","non-dropping-particle":"","parse-names":false,"suffix":""},{"dropping-particle":"","family":"Yang","given":"Xiuru","non-dropping-particle":"","parse-names":false,"suffix":""},{"dropping-particle":"","family":"Qian","given":"Xiaoxiao","non-dropping-particle":"","parse-names":false,"suffix":""},{"dropping-particle":"","family":"Liu","given":"Chunxi","non-dropping-particle":"","parse-names":false,"suffix":""},{"dropping-particle":"","family":"Zhou","given":"Dantong","non-dropping-particle":"","parse-names":false,"suffix":""},{"dropping-particle":"","family":"Sun","given":"Tao","non-dropping-particle":"","parse-names":false,"suffix":""},{"dropping-particle":"","family":"Zhang","given":"Ming","non-dropping-particle":"","parse-names":false,"suffix":""},{"dropping-particle":"","family":"Wei","given":"Guoying","non-dropping-particle":"","parse-names":false,"suffix":""},{"dropping-particle":"","family":"Dissanayake","given":"Pavani Dulanja","non-dropping-particle":"","parse-names":false,"suffix":""},{"dropping-particle":"","family":"Ok","given":"Yong Sik","non-dropping-particle":"","parse-names":false,"suffix":""}],"container-title":"Renewable and Sustainable Energy Reviews","id":"ITEM-1","issue":"August 2019","issued":{"date-parts":[["2020"]]},"page":"110040","publisher":"Elsevier Ltd","title":"Recent advances in photocatalytic hydrogen evolution with high-performance catalysts without precious metals","type":"article-journal","volume":"132"},"uris":["http://www.mendeley.com/documents/?uuid=dcb3d748-d899-45a2-ba8a-9c3f49a451af"]}],"mendeley":{"formattedCitation":"[13]","plainTextFormattedCitation":"[13]","previouslyFormattedCitation":"[13]"},"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[13]</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 xml:space="preserve">The </w:t>
      </w:r>
      <w:commentRangeStart w:id="14"/>
      <w:r>
        <w:rPr>
          <w:rFonts w:cs="Times New Roman" w:ascii="Times New Roman" w:hAnsi="Times New Roman"/>
          <w:sz w:val="24"/>
          <w:szCs w:val="24"/>
        </w:rPr>
        <w:t>photocatalysis</w:t>
      </w:r>
      <w:r>
        <w:rPr>
          <w:rFonts w:cs="Times New Roman" w:ascii="Times New Roman" w:hAnsi="Times New Roman"/>
          <w:sz w:val="24"/>
          <w:szCs w:val="24"/>
        </w:rPr>
      </w:r>
      <w:commentRangeEnd w:id="14"/>
      <w:r>
        <w:commentReference w:id="14"/>
      </w:r>
      <w:r>
        <w:rPr>
          <w:rFonts w:cs="Times New Roman" w:ascii="Times New Roman" w:hAnsi="Times New Roman"/>
          <w:sz w:val="24"/>
          <w:szCs w:val="24"/>
        </w:rPr>
        <w:t xml:space="preserve"> route uses energy from </w:t>
      </w:r>
      <w:commentRangeStart w:id="15"/>
      <w:r>
        <w:rPr>
          <w:rFonts w:cs="Times New Roman" w:ascii="Times New Roman" w:hAnsi="Times New Roman"/>
          <w:sz w:val="24"/>
          <w:szCs w:val="24"/>
        </w:rPr>
        <w:t xml:space="preserve">solar </w:t>
      </w:r>
      <w:r>
        <w:rPr>
          <w:rFonts w:cs="Times New Roman" w:ascii="Times New Roman" w:hAnsi="Times New Roman"/>
          <w:sz w:val="24"/>
          <w:szCs w:val="24"/>
        </w:rPr>
      </w:r>
      <w:commentRangeEnd w:id="15"/>
      <w:r>
        <w:commentReference w:id="15"/>
      </w:r>
      <w:r>
        <w:rPr>
          <w:rFonts w:cs="Times New Roman" w:ascii="Times New Roman" w:hAnsi="Times New Roman"/>
          <w:sz w:val="24"/>
          <w:szCs w:val="24"/>
        </w:rPr>
        <w:t xml:space="preserve">to split water into hydrogen via a two-electron or four-electron process. This process is eco-friendly and does not require extra energy. Many research findings have used noble metal or non-noble metal-based materials as photocatalysts. Noble metal-based photocatalysts have been extensively used due to their effectiveness as redox co-catalyst and because they generally possess excellent physicochemical properties, high catalytic activities, and </w:t>
      </w:r>
      <w:commentRangeStart w:id="16"/>
      <w:r>
        <w:rPr>
          <w:rFonts w:cs="Times New Roman" w:ascii="Times New Roman" w:hAnsi="Times New Roman"/>
          <w:sz w:val="24"/>
          <w:szCs w:val="24"/>
        </w:rPr>
        <w:t xml:space="preserve">electrical </w:t>
      </w:r>
      <w:r>
        <w:rPr>
          <w:rFonts w:cs="Times New Roman" w:ascii="Times New Roman" w:hAnsi="Times New Roman"/>
          <w:sz w:val="24"/>
          <w:szCs w:val="24"/>
        </w:rPr>
      </w:r>
      <w:commentRangeEnd w:id="16"/>
      <w:r>
        <w:commentReference w:id="16"/>
      </w:r>
      <w:r>
        <w:rPr>
          <w:rFonts w:cs="Times New Roman" w:ascii="Times New Roman" w:hAnsi="Times New Roman"/>
          <w:sz w:val="24"/>
          <w:szCs w:val="24"/>
        </w:rPr>
        <w:t>properties. In recent years, attention is now being shifted to the non-noble metal catalyst due to the low abundance and expensive nature of noble metals, limiting their application in water splitting reactions</w:t>
      </w:r>
      <w:r>
        <w:fldChar w:fldCharType="begin"/>
      </w:r>
      <w:r>
        <w:rPr>
          <w:sz w:val="24"/>
          <w:szCs w:val="24"/>
          <w:rFonts w:cs="Times New Roman" w:ascii="Times New Roman" w:hAnsi="Times New Roman"/>
        </w:rPr>
        <w:instrText>ADDIN CSL_CITATION {"citationItems":[{"id":"ITEM-1","itemData":{"DOI":"10.1016/j.apt.2019.08.035","ISSN":"15685527","abstract":"Harvesting solar energy attracts great attention due to its abundant, clean, and permanent characteristics. Thus, photocatalysts have emerged as promising candidates for converting the solar energy to practically useful hydrogen molecules. Tremendous efforts have been devoted in developments of efficient photocatalysts for water splitting, but most of photocatalysts utilize noble metals to improve photocatalytic performance. Progress in photocatalyst materials for the hydrogen production coupled with a better understanding of the basic catalytic mechanisms has enabled better selection of catalytic nanomaterials with improved performance. In this review, we analyze the current state of the art in photocatalyst materials for photochemical hydrogen production through water splitting using earth-abundant materials. We also explore two main factors involved in both material morphology and sacrificial agent to further improve the activity, efficiency and stability of photocatalysts.","author":[{"dropping-particle":"","family":"Kahng","given":"Soojin","non-dropping-particle":"","parse-names":false,"suffix":""},{"dropping-particle":"","family":"Yoo","given":"Harin","non-dropping-particle":"","parse-names":false,"suffix":""},{"dropping-particle":"","family":"Kim","given":"Jung Hyeun","non-dropping-particle":"","parse-names":false,"suffix":""}],"container-title":"Advanced Powder Technology","id":"ITEM-1","issue":"1","issued":{"date-parts":[["2020"]]},"page":"11-28","publisher":"Society of Powder Technology Japan","title":"Recent advances in earth-abundant photocatalyst materials for solar H2 production","type":"article-journal","volume":"31"},"uris":["http://www.mendeley.com/documents/?uuid=cd86ba98-9bcb-4a6b-bfac-670a2d4c283c"]},{"id":"ITEM-2","itemData":{"DOI":"10.1166/asem.2017.2027","author":[{"dropping-particle":"","family":"Pareek","given":"Vikram","non-dropping-particle":"","parse-names":false,"suffix":""},{"dropping-particle":"","family":"Bhargava","given":"Arpit","non-dropping-particle":"","parse-names":false,"suffix":""},{"dropping-particle":"","family":"Gupta","given":"Rinki","non-dropping-particle":"","parse-names":false,"suffix":""},{"dropping-particle":"","family":"Jain","given":"Navin","non-dropping-particle":"","parse-names":false,"suffix":""},{"dropping-particle":"","family":"Panwar","given":"Jitendra","non-dropping-particle":"","parse-names":false,"suffix":""}],"container-title":"Advanced Science, Engineering and Medicine","id":"ITEM-2","issued":{"date-parts":[["2017","7","1"]]},"page":"527-544","title":"Synthesis and Applications of Noble Metal Nanoparticles: A Review","type":"article-journal","volume":"9"},"uris":["http://www.mendeley.com/documents/?uuid=05575879-d045-4d1a-9e2b-d4e873fcfe26"]}],"mendeley":{"formattedCitation":"[24,25]","plainTextFormattedCitation":"[24,25]","previouslyFormattedCitation":"[24,25]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[24,25]</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Moreover, the non-noble metal photocatalysts </w:t>
      </w:r>
      <w:commentRangeStart w:id="17"/>
      <w:r>
        <w:rPr>
          <w:rFonts w:cs="Times New Roman" w:ascii="Times New Roman" w:hAnsi="Times New Roman"/>
          <w:sz w:val="24"/>
          <w:szCs w:val="24"/>
        </w:rPr>
        <w:t>have also been reported to possess good efficiency because</w:t>
      </w:r>
      <w:r>
        <w:rPr>
          <w:rFonts w:cs="Times New Roman" w:ascii="Times New Roman" w:hAnsi="Times New Roman"/>
          <w:sz w:val="24"/>
          <w:szCs w:val="24"/>
        </w:rPr>
      </w:r>
      <w:commentRangeEnd w:id="17"/>
      <w:r>
        <w:commentReference w:id="17"/>
      </w:r>
      <w:r>
        <w:rPr>
          <w:rFonts w:cs="Times New Roman" w:ascii="Times New Roman" w:hAnsi="Times New Roman"/>
          <w:sz w:val="24"/>
          <w:szCs w:val="24"/>
        </w:rPr>
        <w:t xml:space="preserve"> they are cheap, exhibit good stability, and do not become deactivated under certain conditions, unlike noble metal catalysts like platinum-based photocatalyst, which becomes deactivated in halide solutions</w:t>
      </w:r>
      <w:r>
        <w:fldChar w:fldCharType="begin"/>
      </w:r>
      <w:r>
        <w:rPr>
          <w:sz w:val="24"/>
          <w:szCs w:val="24"/>
          <w:rFonts w:cs="Times New Roman" w:ascii="Times New Roman" w:hAnsi="Times New Roman"/>
        </w:rPr>
        <w:instrText>ADDIN CSL_CITATION {"citationItems":[{"id":"ITEM-1","itemData":{"DOI":"10.1016/j.rser.2020.110040","ISSN":"18790690","abstract":"The exploitation of green and renewable energy sources is imperative due to the environmental pollution produced by the massive use of non-renewable fossil energy. Hydrogen is a promising clean fuel since it exhibits high energy density and causes no secondary pollution. The photocatalytic production of H2 from water splitting has gained immense attention since it is a low-cost, low-energy consuming, and environmentally friendly process. Various attempts have been made to prepare active and highly efficient catalysts for photocatalytic H2 evolution. However, the use of precious metals as co-catalysts makes the H2 production costly, thus limiting their practical applications. Herein, we discuss the latest advancements in the H2 evolution on photocatalysts without noble metals. The progress achieved in the development of diverse photocatalysts has been critically evaluated in this review. Special attention has been paid to the challenges and tactics about enhancing the H2 evolution upon non-noble-metal photocatalysts. This review will be helpful for designing high efficiency photocatalysts for fundamental research and practical applications.","author":[{"dropping-particle":"","family":"Zhao","given":"Wan","non-dropping-particle":"","parse-names":false,"suffix":""},{"dropping-particle":"","family":"Chen","given":"Zhi","non-dropping-particle":"","parse-names":false,"suffix":""},{"dropping-particle":"","family":"Yang","given":"Xiuru","non-dropping-particle":"","parse-names":false,"suffix":""},{"dropping-particle":"","family":"Qian","given":"Xiaoxiao","non-dropping-particle":"","parse-names":false,"suffix":""},{"dropping-particle":"","family":"Liu","given":"Chunxi","non-dropping-particle":"","parse-names":false,"suffix":""},{"dropping-particle":"","family":"Zhou","given":"Dantong","non-dropping-particle":"","parse-names":false,"suffix":""},{"dropping-particle":"","family":"Sun","given":"Tao","non-dropping-particle":"","parse-names":false,"suffix":""},{"dropping-particle":"","family":"Zhang","given":"Ming","non-dropping-particle":"","parse-names":false,"suffix":""},{"dropping-particle":"","family":"Wei","given":"Guoying","non-dropping-particle":"","parse-names":false,"suffix":""},{"dropping-particle":"","family":"Dissanayake","given":"Pavani Dulanja","non-dropping-particle":"","parse-names":false,"suffix":""},{"dropping-particle":"","family":"Ok","given":"Yong Sik","non-dropping-particle":"","parse-names":false,"suffix":""}],"container-title":"Renewable and Sustainable Energy Reviews","id":"ITEM-1","issue":"August 2019","issued":{"date-parts":[["2020"]]},"page":"110040","publisher":"Elsevier Ltd","title":"Recent advances in photocatalytic hydrogen evolution with high-performance catalysts without precious metals","type":"article-journal","volume":"132"},"uris":["http://www.mendeley.com/documents/?uuid=dcb3d748-d899-45a2-ba8a-9c3f49a451af"]}],"mendeley":{"formattedCitation":"[13]","plainTextFormattedCitation":"[13]","previouslyFormattedCitation":"[13]"},"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[13]</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w:t>
      </w:r>
      <w:commentRangeStart w:id="18"/>
      <w:r>
        <w:rPr>
          <w:rFonts w:cs="Times New Roman" w:ascii="Times New Roman" w:hAnsi="Times New Roman"/>
          <w:sz w:val="24"/>
          <w:szCs w:val="24"/>
        </w:rPr>
        <w:t>With the above merit in mind, this review focuses mainly on photocatalytic hydrogen evolution via water splitting using Transition metal chalcogenide as a non-noble metal photocatalyst.</w:t>
      </w:r>
      <w:commentRangeEnd w:id="18"/>
      <w:r>
        <w:commentReference w:id="18"/>
      </w:r>
      <w:r>
        <w:rPr>
          <w:rFonts w:cs="Times New Roman" w:ascii="Times New Roman" w:hAnsi="Times New Roman"/>
          <w:sz w:val="24"/>
          <w:szCs w:val="24"/>
        </w:rPr>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Numerous semiconductor materials are currently being explored as potential photocatalysts for water splitting and they have been categorized based on their composition as metal chalcogenides, metal oxide, and metal-free photocatalysts</w:t>
      </w:r>
      <w:r>
        <w:fldChar w:fldCharType="begin"/>
      </w:r>
      <w:r>
        <w:rPr>
          <w:sz w:val="24"/>
          <w:szCs w:val="24"/>
          <w:rFonts w:cs="Times New Roman" w:ascii="Times New Roman" w:hAnsi="Times New Roman"/>
        </w:rPr>
        <w:instrText>ADDIN CSL_CITATION {"citationItems":[{"id":"ITEM-1","itemData":{"DOI":"10.3390/catal12050468","ISBN":"2711717674","ISSN":"20734344","abstract":"The quest for a clean, renewable and sustainable energy future has been highly sought for by the scientific community over the last four decades. Photocatalytic water splitting is a very promising technology to proffer a solution to present day environmental pollution and energy crises by generating hydrogen fuel through a “green route” without environmental pollution. Transition metal dichalcogenides (TMDCs) have outstanding properties which make them show great potential as effective co-catalysts with photocatalytic materials such as TiO2, ZnO and CdS for photocatalytic water splitting. Integration of TMDCs with a photocatalyst such as TiO2 provides novel nanohybrid composite materials with outstanding characteristics. In this review, we present the current state of research in the application of TMDCs in photocatalytic water splitting. Three main aspects which consider their properties, advances in the synthesis routes of layered TMDCs and their composites as well as their photocatalytic performances in the water splitting reaction are discussed. Finally, we raise some challenges and perspectives in their future application as materials for water-splitting photocatalysts.","author":[{"dropping-particle":"","family":"Fadojutimi","given":"Paul O.","non-dropping-particle":"","parse-names":false,"suffix":""},{"dropping-particle":"","family":"Gqoba","given":"Siziwe S.","non-dropping-particle":"","parse-names":false,"suffix":""},{"dropping-particle":"","family":"Tetana","given":"Zikhona N.","non-dropping-particle":"","parse-names":false,"suffix":""},{"dropping-particle":"","family":"Moma","given":"John","non-dropping-particle":"","parse-names":false,"suffix":""}],"container-title":"Catalysts","id":"ITEM-1","issue":"5","issued":{"date-parts":[["2022"]]},"title":"Transition Metal Dichalcogenides [MX2] in Photocatalytic Water Splitting","type":"article-journal","volume":"12"},"uris":["http://www.mendeley.com/documents/?uuid=e8fc6c91-d28a-4fa1-9b45-19e49aef0b08"]}],"mendeley":{"formattedCitation":"[26]","plainTextFormattedCitation":"[26]","previouslyFormattedCitation":"[26]"},"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[26]</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Since the emergence of TiO</w:t>
      </w:r>
      <w:r>
        <w:rPr>
          <w:rFonts w:cs="Times New Roman" w:ascii="Times New Roman" w:hAnsi="Times New Roman"/>
          <w:sz w:val="24"/>
          <w:szCs w:val="24"/>
          <w:vertAlign w:val="subscript"/>
        </w:rPr>
        <w:t>2</w:t>
      </w:r>
      <w:r>
        <w:rPr>
          <w:rFonts w:cs="Times New Roman" w:ascii="Times New Roman" w:hAnsi="Times New Roman"/>
          <w:sz w:val="24"/>
          <w:szCs w:val="24"/>
        </w:rPr>
        <w:t xml:space="preserve"> as an electrode for the solar-driven process of water splitting by Fujishima and Honda, due to the large yield of hydrogen gas produced, a wide array such as CuS, CdS, ZnO, C</w:t>
      </w:r>
      <w:r>
        <w:rPr>
          <w:rFonts w:cs="Times New Roman" w:ascii="Times New Roman" w:hAnsi="Times New Roman"/>
          <w:sz w:val="24"/>
          <w:szCs w:val="24"/>
          <w:vertAlign w:val="subscript"/>
        </w:rPr>
        <w:t>3</w:t>
      </w:r>
      <w:r>
        <w:rPr>
          <w:rFonts w:cs="Times New Roman" w:ascii="Times New Roman" w:hAnsi="Times New Roman"/>
          <w:sz w:val="24"/>
          <w:szCs w:val="24"/>
        </w:rPr>
        <w:t>N</w:t>
      </w:r>
      <w:r>
        <w:rPr>
          <w:rFonts w:cs="Times New Roman" w:ascii="Times New Roman" w:hAnsi="Times New Roman"/>
          <w:sz w:val="24"/>
          <w:szCs w:val="24"/>
          <w:vertAlign w:val="subscript"/>
        </w:rPr>
        <w:t>4</w:t>
      </w:r>
      <w:r>
        <w:rPr>
          <w:rFonts w:cs="Times New Roman" w:ascii="Times New Roman" w:hAnsi="Times New Roman"/>
          <w:sz w:val="24"/>
          <w:szCs w:val="24"/>
        </w:rPr>
        <w:t>, MoS</w:t>
      </w:r>
      <w:r>
        <w:rPr>
          <w:rFonts w:cs="Times New Roman" w:ascii="Times New Roman" w:hAnsi="Times New Roman"/>
          <w:sz w:val="24"/>
          <w:szCs w:val="24"/>
          <w:vertAlign w:val="subscript"/>
        </w:rPr>
        <w:t>2</w:t>
      </w:r>
      <w:r>
        <w:rPr>
          <w:rFonts w:cs="Times New Roman" w:ascii="Times New Roman" w:hAnsi="Times New Roman"/>
          <w:sz w:val="24"/>
          <w:szCs w:val="24"/>
        </w:rPr>
        <w:t>, and BiVO</w:t>
      </w:r>
      <w:r>
        <w:rPr>
          <w:rFonts w:cs="Times New Roman" w:ascii="Times New Roman" w:hAnsi="Times New Roman"/>
          <w:sz w:val="24"/>
          <w:szCs w:val="24"/>
          <w:vertAlign w:val="subscript"/>
        </w:rPr>
        <w:t>4</w:t>
      </w:r>
      <w:r>
        <w:rPr>
          <w:rFonts w:cs="Times New Roman" w:ascii="Times New Roman" w:hAnsi="Times New Roman"/>
          <w:sz w:val="24"/>
          <w:szCs w:val="24"/>
        </w:rPr>
        <w:t xml:space="preserve">, have been used </w:t>
      </w:r>
      <w:commentRangeStart w:id="19"/>
      <w:r>
        <w:rPr>
          <w:rFonts w:cs="Times New Roman" w:ascii="Times New Roman" w:hAnsi="Times New Roman"/>
          <w:sz w:val="24"/>
          <w:szCs w:val="24"/>
        </w:rPr>
        <w:t>in solar-driven photocatalytic splitting of water</w:t>
      </w:r>
      <w:r>
        <w:rPr>
          <w:rFonts w:cs="Times New Roman" w:ascii="Times New Roman" w:hAnsi="Times New Roman"/>
          <w:sz w:val="24"/>
          <w:szCs w:val="24"/>
        </w:rPr>
      </w:r>
      <w:r>
        <w:fldChar w:fldCharType="begin"/>
      </w:r>
      <w:r>
        <w:rPr>
          <w:sz w:val="24"/>
          <w:szCs w:val="24"/>
          <w:rFonts w:cs="Times New Roman" w:ascii="Times New Roman" w:hAnsi="Times New Roman"/>
        </w:rPr>
        <w:instrText>ADDIN CSL_CITATION {"citationItems":[{"id":"ITEM-1","itemData":{"DOI":"10.1021/acs.iecr.7b00371","ISSN":"15205045","abstract":"Photocatalysis has attracted great attention due to its useful environmental applications for hazardous pollutants degradation and sustainable hydrogen evolution. Recently, transition metal dichalcogenide (TMD) based materials have shown great potential in photocatalysis field. Due to their special two-dimensional layered structure and excellent electrochemical catalysis properties, they can be used as effective cocatalysts and supports to modify semiconductors for enhanced photocatalytic activities. By loading TMDs as cocatalysts, stable junctions could be created to facilitate the photogenerated electrons transfer. Moreover, the exposed edges of TMDs are active for hydrogen evolution or oxygen activation, thus leading to the improved performance for semiconductor/TMD composite in photocatalytic H2 evolution and pollutants degradation. This review will focus on the roles of TMDs as cocatalysts for semiconductors in photocatalytic hydrogen evolution and environmental remediation. We expect our work can provide enriched information to harvest the excellent special properties of TMDs as a platform to fabricate more efficient photocatalysts for solar energy utilization. (Chemical Equation Presented).","author":[{"dropping-particle":"","family":"Peng","given":"Wenchao","non-dropping-particle":"","parse-names":false,"suffix":""},{"dropping-particle":"","family":"Li","given":"Yang","non-dropping-particle":"","parse-names":false,"suffix":""},{"dropping-particle":"","family":"Zhang","given":"Fengbao","non-dropping-particle":"","parse-names":false,"suffix":""},{"dropping-particle":"","family":"Zhang","given":"Guoliang","non-dropping-particle":"","parse-names":false,"suffix":""},{"dropping-particle":"","family":"Fan","given":"Xiaobin","non-dropping-particle":"","parse-names":false,"suffix":""}],"container-title":"Industrial and Engineering Chemistry Research","id":"ITEM-1","issue":"16","issued":{"date-parts":[["2017"]]},"page":"4611-4626","title":"Roles of Two-Dimensional Transition Metal Dichalcogenides as Cocatalysts in Photocatalytic Hydrogen Evolution and Environmental Remediation","type":"article-journal","volume":"56"},"uris":["http://www.mendeley.com/documents/?uuid=bc3f3388-9ed9-4466-a984-35929faa0aa0"]},{"id":"ITEM-2","itemData":{"DOI":"10.1021/jp303503c","ISSN":"19327447","abstract":"The ternary CdS-graphene-TiO 2 hybrids (CdS-GR-TiO 2) have been prepared through an in situ strategy on the flatland of graphene oxide (GO). The structure and properties have been characterized by a series of techniques, including X-ray diffraction (XRD), field-emission scanning electron microscopy (FE-SEM), transmission scanning electron microscopy (TEM), energy-dispersive X-ray spectroscopy (EDX), UV-vis diffuse reflectance spectra (DRS), electrochemical analysis, photoluminescence spectra (PL), nitrogen adsorption-desorption, and electron spin resonance spectra (ESR). Combined with our previous results, it is found that the introduction of the third-component TiO 2 can maintain the morphology and porosity of the samples, whereas it is able to tune the energy band, increase the surface area, and facilitate the electron transfer, thus prolonging the lifetime of photogenerated carriers. Taking photocatalytic selective oxidation of various alcohols to their corresponding aldehydes as model reactions, the ternary CdS-GR-TiO 2 hybrid exhibits enhanced photocatalytic activity compared with its foundation matrix binary CdS-GR. The improved photocatalytic performance can be attributed to the combined interaction of the longer lifetime of photogenerated electron-hole pairs, faster interfacial charge transfer rate, and larger surface area. In addition, a possible reaction mechanism has been proposed. This work indicates that the careful design of graphene-based composites by coupling graphene to suitable, multiple semiconductors allows the achievement of more efficient photocatalysts, which may have the great potential to improve the capacity for photocatalytic processes significantly. As a proof-of-concept, it is expected that this work could offer new inroads into exploration and utilization of graphene-based nanocomposites as a fertile ground for energy conversion. © 2012 American Chemical Society.","author":[{"dropping-particle":"","family":"Zhang","given":"Nan","non-dropping-particle":"","parse-names":false,"suffix":""},{"dropping-particle":"","family":"Zhang","given":"Yanhui","non-dropping-particle":"","parse-names":false,"suffix":""},{"dropping-particle":"","family":"Pan","given":"Xiaoyang","non-dropping-particle":"","parse-names":false,"suffix":""},{"dropping-particle":"","family":"Yang","given":"Min Quan","non-dropping-particle":"","parse-names":false,"suffix":""},{"dropping-particle":"","family":"Xu","given":"Yi Jun","non-dropping-particle":"","parse-names":false,"suffix":""}],"container-title":"Journal of Physical Chemistry C","id":"ITEM-2","issue":"34","issued":{"date-parts":[["2012"]]},"page":"18023-18031","title":"Constructing ternary CdS-graphene-TiO 2 hybrids on the flatland of graphene oxide with enhanced visible-light photoactivity for selective transformation","type":"article-journal","volume":"116"},"uris":["http://www.mendeley.com/documents/?uuid=70d4e49f-88b6-4271-83bb-b0f400a63c38"]},{"id":"ITEM-3","itemData":{"DOI":"https://doi.org/10.1016/j.ceramint.2017.11.075","ISSN":"0272-8842","abstract":"Photoelectrochemical (PEC) water splitting using high-performance catalysts shows considerable promise in generating environment-friendly hydrogen energy. Its practical applications, however, suffer from several shortcomings, such as low photocurrent density, large onset-voltage value, and poor durability. In this study, CuS and CdS quantum-dot-cosensitized porous TiO2-based PEC catalysts (CuS-CT) have been successfully synthesized via in situ sulfuration of CuO and CdO coexisting inside a porous TiO2 monolith by a hydrothermal method. Compared to porous TiO2, CuS-sensitized porous TiO2 (CuS-TiO2), and CdS-sensitized porous TiO2 (CdS-TiO2) in terms of PEC performance, the CuS-CT photoanode exhibited a significantly high anodic photocurrent for water splitting under simulated sunlight radiation. The photocurrent produced by the optimized sample of 7% CuS-5% CdS-TiO2 (7% CuS-CT) was nearly 2.7 times higher than that of pure porous TiO2 at 1.0V versus a reversible hydrogen electrode (RHE). Porous TiO2 possesses large surface areas that can drive fast electrolyte transport and afford more surface reaction active sites. On the other hand, CuS and CdS quantum dots not only broaden the visible light absorption range, but also improve photoinduced electron-hole separation efficiency. The co-sensitized multi-nanostructures photoanodes lead to a remarkable and promising application in PEC water splitting reactions.","author":[{"dropping-particle":"","family":"Du","given":"Jimin","non-dropping-particle":"","parse-names":false,"suffix":""},{"dropping-particle":"","family":"Yang","given":"Mengke","non-dropping-particle":"","parse-names":false,"suffix":""},{"dropping-particle":"","family":"Zhang","given":"Fangfang","non-dropping-particle":"","parse-names":false,"suffix":""},{"dropping-particle":"","family":"Cheng","given":"Xuechun","non-dropping-particle":"","parse-names":false,"suffix":""},{"dropping-particle":"","family":"Wu","given":"Haoran","non-dropping-particle":"","parse-names":false,"suffix":""},{"dropping-particle":"","family":"Qin","given":"Huichuang","non-dropping-particle":"","parse-names":false,"suffix":""},{"dropping-particle":"","family":"Jian","given":"Qingsong","non-dropping-particle":"","parse-names":false,"suffix":""},{"dropping-particle":"","family":"Lin","given":"Xialing","non-dropping-particle":"","parse-names":false,"suffix":""},{"dropping-particle":"","family":"Li","given":"Kaidi","non-dropping-particle":"","parse-names":false,"suffix":""},{"dropping-particle":"","family":"Kang","given":"Dae Joon","non-dropping-particle":"","parse-names":false,"suffix":""}],"container-title":"Ceramics International","id":"ITEM-3","issue":"3","issued":{"date-parts":[["2018"]]},"page":"3099-3106","title":"Enhanced charge separation of CuS and CdS quantum-dot-cosensitized porous TiO2-based photoanodes for photoelectrochemical water splitting","type":"article-journal","volume":"44"},"uris":["http://www.mendeley.com/documents/?uuid=b868e340-5cbe-4933-a600-7e9d63d8eb78"]},{"id":"ITEM-4","itemData":{"DOI":"https://doi.org/10.1002/adma.201700439","abstract":"As a member of the group IVB transition metal dichalcogenides (TMDs) family, hafnium disulfide (HfS2) is recently predicted to exhibit higher carrier mobility and higher tunneling current density than group VIB (Mo and W) TMDs. However, the synthesis of high-quality HfS2 crystals, sparsely reported, has greatly hindered the development of this new field. Here, a facile strategy for controlled synthesis of high-quality atomic layered HfS2 crystals by van der Waals epitaxy is reported. Density functional theory calculations are applied to elucidate the systematic epitaxial growth process of the S-edge and Hf-edge. Impressively, the HfS2 back-gate field-effect transistors display a competitive mobility of 7.6 cm2 V−1 s−1 and an ultrahigh on/off ratio exceeding 108. Meanwhile, ultrasensitive near-infrared phototransistors based on the HfS2 crystals (indirect bandgap ≈1.45 eV) exhibit an ultrahigh responsivity exceeding 3.08 × 105 A W−1, which is 109-fold higher than 9 × 10−5 A W−1 obtained from the multilayer MoS2 in near-infrared photodetection. Moreover, an ultrahigh photogain exceeding 4.72 × 105 and an ultrahigh detectivity exceeding 4.01 × 1012 Jones, superior to the vast majority of the reported 2D-materials-based phototransistors, imply a great promise in TMD-based 2D electronic and optoelectronic applications.","author":[{"dropping-particle":"","family":"Fu","given":"Lei","non-dropping-particle":"","parse-names":false,"suffix":""},{"dropping-particle":"","family":"Wang","given":"Feng","non-dropping-particle":"","parse-names":false,"suffix":""},{"dropping-particle":"","family":"Wu","given":"Bin","non-dropping-particle":"","parse-names":false,"suffix":""},{"dropping-particle":"","family":"Wu","given":"Nian","non-dropping-particle":"","parse-names":false,"suffix":""},{"dropping-particle":"","family":"Huang","given":"Wei","non-dropping-particle":"","parse-names":false,"suffix":""},{"dropping-particle":"","family":"Wang","given":"Hanlin","non-dropping-particle":"","parse-names":false,"suffix":""},{"dropping-particle":"","family":"Jin","given":"Chuanhong","non-dropping-particle":"","parse-names":false,"suffix":""},{"dropping-particle":"","family":"Zhuang","given":"Lin","non-dropping-particle":"","parse-names":false,"suffix":""},{"dropping-particle":"","family":"He","given":"Jun","non-dropping-particle":"","parse-names":false,"suffix":""},{"dropping-particle":"","family":"Fu","given":"Lei","non-dropping-particle":"","parse-names":false,"suffix":""},{"dropping-particle":"","family":"Liu","given":"Yunqi","non-dropping-particle":"","parse-names":false,"suffix":""}],"container-title":"Advanced Materials","id":"ITEM-4","issue":"32","issued":{"date-parts":[["2017"]]},"page":"1700439","title":"Van der Waals Epitaxial Growth of Atomic Layered HfS2 Crystals for Ultrasensitive Near-Infrared Phototransistors","type":"article-journal","volume":"29"},"uris":["http://www.mendeley.com/documents/?uuid=dc20de34-a5de-4d40-b10d-b63aecdfd0af"]},{"id":"ITEM-5","itemData":{"DOI":"10.1038/srep11141","ISSN":"20452322","abstract":"Efficient photocatalytic water splitting requires effective generation, separation and transfer of photo-induced charge carriers that can hardly be achieved simultaneously in a single material. Here we show that the effectiveness of each process can be separately maximized in a nanostructured heterojunction with extremely thin absorber layer. We demonstrate this concept on WO 3 /BiVO 4 +CoPi core-shell nanostructured photoanode that achieves near theoretical water splitting efficiency. BiVO 4 is characterized by a high recombination rate of photogenerated carriers that have much shorter diffusion length than the thickness required for sufficient light absorption. This issue can be resolved by the combination of BiVO 4 with more conductive WO 3 nanorods in a form of core-shell heterojunction, where the BiVO 4 absorber layer is thinner than the carrier diffusion length while it's optical thickness is reestablished by light trapping in high aspect ratio nanostructures. Our photoanode demonstrates ultimate water splitting photocurrent of 6.72mAcm -2 under 1 sun illumination at 1.23V RHE that corresponds to ∼90% of the theoretically possible value for BiVO 4. We also demonstrate a self-biased operation of the photoanode in tandem with a double-junction GaAs/InGaAsP photovoltaic cell with stable water splitting photocurrent of 6.56mAcm -2 that corresponds to the solar to hydrogen generation efficiency of 8.1%.","author":[{"dropping-particle":"","family":"Pihosh","given":"Yuriy","non-dropping-particle":"","parse-names":false,"suffix":""},{"dropping-particle":"","family":"Turkevych","given":"Ivan","non-dropping-particle":"","parse-names":false,"suffix":""},{"dropping-particle":"","family":"Mawatari","given":"Kazuma","non-dropping-particle":"","parse-names":false,"suffix":""},{"dropping-particle":"","family":"Uemura","given":"Jin","non-dropping-particle":"","parse-names":false,"suffix":""},{"dropping-particle":"","family":"Kazoe","given":"Yutaka","non-dropping-particle":"","parse-names":false,"suffix":""},{"dropping-particle":"","family":"Kosar","given":"Sonya","non-dropping-particle":"","parse-names":false,"suffix":""},{"dropping-particle":"","family":"Makita","given":"Kikuo","non-dropping-particle":"","parse-names":false,"suffix":""},{"dropping-particle":"","family":"Sugaya","given":"Takeyoshi","non-dropping-particle":"","parse-names":false,"suffix":""},{"dropping-particle":"","family":"Matsui","given":"Takuya","non-dropping-particle":"","parse-names":false,"suffix":""},{"dropping-particle":"","family":"Fujita","given":"Daisuke","non-dropping-particle":"","parse-names":false,"suffix":""},{"dropping-particle":"","family":"Tosa","given":"Masahiro","non-dropping-particle":"","parse-names":false,"suffix":""},{"dropping-particle":"","family":"Kondo","given":"Michio","non-dropping-particle":"","parse-names":false,"suffix":""},{"dropping-particle":"","family":"Kitamori","given":"Takehiko","non-dropping-particle":"","parse-names":false,"suffix":""}],"container-title":"Scientific Reports","id":"ITEM-5","issue":"June","issued":{"date-parts":[["2015"]]},"page":"1-2","publisher":"Nature Publishing Group","title":"Photocatalytic generation of hydrogen by core-shell WO3/BiVO4 nanorods with ultimate water splitting efficiency","type":"article-journal","volume":"5"},"uris":["http://www.mendeley.com/documents/?uuid=a53afe34-ca34-4ac6-888e-43ffcb71f006"]},{"id":"ITEM-6","itemData":{"DOI":"10.5772/intechopen.83628","abstract":"Abstract Long-haul travel does not constitute an obstacle for tourists to travel and is fast gaining the attention of tourists in new and unique experiences. This study was conducted to identify the long-haul travel motivation by international tourists to Penang. A total of 400 respondents participated in this survey, conducted around the tourist attractions in Penang, using cluster random sampling. However, only 370 questionnaires were only used for this research. Data were analysed using SPSS software 22 version. The findings, ‘knowledge and novelty seeking’ were the main push factors that drove long-haul travel by international tourists to Penang. Meanwhile, the main pull factor that attracts long- haul travel by international tourists to Penang was its ‘culture and history’. Additionally, there were partly direct and significant relationships between socio-demographic, trip characteristics and travel motivation (push factors and pull factors). Overall, this study identified the long-haul travel motivations by international tourists to Penang based on socio-demographic, trip characteristics and travel motivation and has indirectly helped in understanding the long-haul travel market particularly for Penang and Southeast Asia. This research also suggested for an effective marketing and promotion strategy in pro- viding useful information that is the key to attract international tourists to travel long distances. Keywords:","author":[{"dropping-particle":"","family":"Shanmugaratnam","given":"Sivagowri","non-dropping-particle":"","parse-names":false,"suffix":""},{"dropping-particle":"","family":"Rasalingam","given":"Shivatharsiny","non-dropping-particle":"","parse-names":false,"suffix":""}],"container-title":"Nanocatalysts","id":"ITEM-6","issued":{"date-parts":[["2019"]]},"page":"1-22","title":"Transition Metal Chalcogenide (TMC) Nanocomposites for Environmental Remediation Application over Extended Solar Irradiation","type":"article-journal"},"uris":["http://www.mendeley.com/documents/?uuid=bbd87c3c-5398-4e2f-8a4a-1a131af1ca8c"]},{"id":"ITEM-7","itemData":{"DOI":"10.1016/j.jphotochem.2017.10.018","ISSN":"10106030","abstract":"This paper describes the synthesis of ZnO/MWCNT nanocomposite, and their potential application in photoelectrochemical (PEC) water splitting for hydrogen generation and photocatalytic degradation of methylene blue dye. For the synthesis of nanocomposite, ZnO nanoparticles were grown on the MWCNT surface by a simple chemical route. Microscopic studies showed that ZnO nanoparticles were well dispersed on the MWCNT surface and Raman study confirmed the intimate integration between ZnO and MWCNT. The nanocomposite exhibit higher photocatalytic degradation of methylene blue dye as compared to bare ZnO. The ZnO/MWCNT photoanode shows ∼5 times increase in photocurrent density in comparison to pure ZnO, at an applied potential of +1 V vs. Ag/AgCl. The enhanced photocurrent density of ZnO/MWCNT photoanode is attributed to the decrease in band-bending and effective interfacial electron transfer due to the conducting CNT scaffold, which facilitates the charge collection and charge transport in the ZnO/MWCNT nanocomposite. The Electrochemical impedance spectroscopy measurements confirmed the faster charge transfer at the interface in the case of nanocomposite. These results suggest substantial potential of ZnO/MWCNT nanocomposite in dye degradation and PEC water splitting applications.","author":[{"dropping-particle":"","family":"Chaudhary","given":"Deepti","non-dropping-particle":"","parse-names":false,"suffix":""},{"dropping-particle":"","family":"Singh","given":"Simrjit","non-dropping-particle":"","parse-names":false,"suffix":""},{"dropping-particle":"","family":"Vankar","given":"V. D.","non-dropping-particle":"","parse-names":false,"suffix":""},{"dropping-particle":"","family":"Khare","given":"Neeraj","non-dropping-particle":"","parse-names":false,"suffix":""}],"container-title":"Journal of Photochemistry and Photobiology A: Chemistry","id":"ITEM-7","issued":{"date-parts":[["2018"]]},"page":"154-161","publisher":"Elsevier B.V.","title":"ZnO nanoparticles decorated multi-walled carbon nanotubes for enhanced photocatalytic and photoelectrochemical water splitting","type":"article-journal","volume":"351"},"uris":["http://www.mendeley.com/documents/?uuid=e1abeefd-c1c3-4a32-ba19-50663e33631c"]},{"id":"ITEM-8","itemData":{"DOI":"10.1021/acscatal.7b03437","ISSN":"21555435","abstract":"Hydrogen generation from the direct splitting of water by photocatalysis is regarded as a promising and renewable solution for the energy crisis. The key to realize this reaction is to find an efficient and robust photocatalyst that ideally makes use of the energy from sunlight. Recently, due to the attractive properties such as appropriate band structure, ultrahigh specific surface area, and more exposed active sites, two-dimensional (2D) photocatalysts have attracted significant attention for photocatalytic water splitting. This Review attempts to summarize recent progress in the fabrication and applications of 2D photocatalysts including graphene-based photocatalysts, 2D oxides, 2D chalcogenides, 2D carbon nitride, and some other emerging 2D materials for water splitting. The construction strategies and characterization techniques for 2D/2D photocatalysts are summarized. Particular attention has been paid to the role of 2D/2D interfaces in these 2D photocatalysts as the interfaces and heterojunctions are critical for facilitating charge separation and improving photocatalysis efficiency. We also critically discuss their stability as photocatalysts for water splitting. Finally, we highlight the ongoing challenges and opportunities for the future development of 2D photocatalysts in this exciting and still emerging area of research.","author":[{"dropping-particle":"","family":"Su","given":"Tongming","non-dropping-particle":"","parse-names":false,"suffix":""},{"dropping-particle":"","family":"Shao","given":"Qian","non-dropping-particle":"","parse-names":false,"suffix":""},{"dropping-particle":"","family":"Qin","given":"Zuzeng","non-dropping-particle":"","parse-names":false,"suffix":""},{"dropping-particle":"","family":"Guo","given":"Zhanhu","non-dropping-particle":"","parse-names":false,"suffix":""},{"dropping-particle":"","family":"Wu","given":"Zili","non-dropping-particle":"","parse-names":false,"suffix":""}],"container-title":"ACS Catalysis","id":"ITEM-8","issue":"3","issued":{"date-parts":[["2018"]]},"page":"2253-2276","title":"Role of Interfaces in Two-Dimensional Photocatalyst for Water Splitting","type":"article-journal","volume":"8"},"uris":["http://www.mendeley.com/documents/?uuid=c384b4c8-4759-47ba-a674-0e87286801ce"]}],"mendeley":{"formattedCitation":"[27–34]","plainTextFormattedCitation":"[27–34]","previouslyFormattedCitation":"[27–34]"},"properties":{"noteIndex":0},"schema":"https://github.com/citation-style-language/schema/raw/master/csl-citation.json"}</w:instrText>
      </w:r>
      <w:commentRangeEnd w:id="19"/>
      <w:r>
        <w:commentReference w:id="19"/>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[27–34]</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Even though significant progress has been made to date, these materials are still faced with some challenges such as, (i) many semiconductors photocatalyst like metal oxides have been found to only absorb ultraviolet light because of their wide band gap; (ii) due to improper band positions, some semiconductors materials are not suitable for overall water splitting because they only favor either oxidation or reduction activity (undergo a rapid co-existence of the electron-hole pair which brings about inefficiency in the charge separation); (iii) charge recombination occurs easily in their bulk and on the surface of the photocatalyst during the migration of photogenerated charge carries to the reactive sites on the surface which thus make them </w:t>
      </w:r>
      <w:commentRangeStart w:id="20"/>
      <w:r>
        <w:rPr>
          <w:rFonts w:cs="Times New Roman" w:ascii="Times New Roman" w:hAnsi="Times New Roman"/>
          <w:sz w:val="24"/>
          <w:szCs w:val="24"/>
        </w:rPr>
        <w:t>unsuitable</w:t>
      </w:r>
      <w:r>
        <w:rPr>
          <w:rFonts w:cs="Times New Roman" w:ascii="Times New Roman" w:hAnsi="Times New Roman"/>
          <w:sz w:val="24"/>
          <w:szCs w:val="24"/>
        </w:rPr>
      </w:r>
      <w:commentRangeEnd w:id="20"/>
      <w:r>
        <w:commentReference w:id="20"/>
      </w:r>
      <w:r>
        <w:rPr>
          <w:rFonts w:cs="Times New Roman" w:ascii="Times New Roman" w:hAnsi="Times New Roman"/>
          <w:sz w:val="24"/>
          <w:szCs w:val="24"/>
        </w:rPr>
        <w:t xml:space="preserve"> for the photocatalytic process </w:t>
      </w:r>
      <w:r>
        <w:fldChar w:fldCharType="begin"/>
      </w:r>
      <w:r>
        <w:rPr>
          <w:sz w:val="24"/>
          <w:szCs w:val="24"/>
          <w:rFonts w:cs="Times New Roman" w:ascii="Times New Roman" w:hAnsi="Times New Roman"/>
        </w:rPr>
        <w:instrText>ADDIN CSL_CITATION {"citationItems":[{"id":"ITEM-1","itemData":{"DOI":"10.1021/acs.iecr.7b00371","ISSN":"15205045","abstract":"Photocatalysis has attracted great attention due to its useful environmental applications for hazardous pollutants degradation and sustainable hydrogen evolution. Recently, transition metal dichalcogenide (TMD) based materials have shown great potential in photocatalysis field. Due to their special two-dimensional layered structure and excellent electrochemical catalysis properties, they can be used as effective cocatalysts and supports to modify semiconductors for enhanced photocatalytic activities. By loading TMDs as cocatalysts, stable junctions could be created to facilitate the photogenerated electrons transfer. Moreover, the exposed edges of TMDs are active for hydrogen evolution or oxygen activation, thus leading to the improved performance for semiconductor/TMD composite in photocatalytic H2 evolution and pollutants degradation. This review will focus on the roles of TMDs as cocatalysts for semiconductors in photocatalytic hydrogen evolution and environmental remediation. We expect our work can provide enriched information to harvest the excellent special properties of TMDs as a platform to fabricate more efficient photocatalysts for solar energy utilization. (Chemical Equation Presented).","author":[{"dropping-particle":"","family":"Peng","given":"Wenchao","non-dropping-particle":"","parse-names":false,"suffix":""},{"dropping-particle":"","family":"Li","given":"Yang","non-dropping-particle":"","parse-names":false,"suffix":""},{"dropping-particle":"","family":"Zhang","given":"Fengbao","non-dropping-particle":"","parse-names":false,"suffix":""},{"dropping-particle":"","family":"Zhang","given":"Guoliang","non-dropping-particle":"","parse-names":false,"suffix":""},{"dropping-particle":"","family":"Fan","given":"Xiaobin","non-dropping-particle":"","parse-names":false,"suffix":""}],"container-title":"Industrial and Engineering Chemistry Research","id":"ITEM-1","issue":"16","issued":{"date-parts":[["2017"]]},"page":"4611-4626","title":"Roles of Two-Dimensional Transition Metal Dichalcogenides as Cocatalysts in Photocatalytic Hydrogen Evolution and Environmental Remediation","type":"article-journal","volume":"56"},"uris":["http://www.mendeley.com/documents/?uuid=bc3f3388-9ed9-4466-a984-35929faa0aa0"]},{"id":"ITEM-2","itemData":{"DOI":"10.1021/acscatal.7b03437","ISSN":"21555435","abstract":"Hydrogen generation from the direct splitting of water by photocatalysis is regarded as a promising and renewable solution for the energy crisis. The key to realize this reaction is to find an efficient and robust photocatalyst that ideally makes use of the energy from sunlight. Recently, due to the attractive properties such as appropriate band structure, ultrahigh specific surface area, and more exposed active sites, two-dimensional (2D) photocatalysts have attracted significant attention for photocatalytic water splitting. This Review attempts to summarize recent progress in the fabrication and applications of 2D photocatalysts including graphene-based photocatalysts, 2D oxides, 2D chalcogenides, 2D carbon nitride, and some other emerging 2D materials for water splitting. The construction strategies and characterization techniques for 2D/2D photocatalysts are summarized. Particular attention has been paid to the role of 2D/2D interfaces in these 2D photocatalysts as the interfaces and heterojunctions are critical for facilitating charge separation and improving photocatalysis efficiency. We also critically discuss their stability as photocatalysts for water splitting. Finally, we highlight the ongoing challenges and opportunities for the future development of 2D photocatalysts in this exciting and still emerging area of research.","author":[{"dropping-particle":"","family":"Su","given":"Tongming","non-dropping-particle":"","parse-names":false,"suffix":""},{"dropping-particle":"","family":"Shao","given":"Qian","non-dropping-particle":"","parse-names":false,"suffix":""},{"dropping-particle":"","family":"Qin","given":"Zuzeng","non-dropping-particle":"","parse-names":false,"suffix":""},{"dropping-particle":"","family":"Guo","given":"Zhanhu","non-dropping-particle":"","parse-names":false,"suffix":""},{"dropping-particle":"","family":"Wu","given":"Zili","non-dropping-particle":"","parse-names":false,"suffix":""}],"container-title":"ACS Catalysis","id":"ITEM-2","issue":"3","issued":{"date-parts":[["2018"]]},"page":"2253-2276","title":"Role of Interfaces in Two-Dimensional Photocatalyst for Water Splitting","type":"article-journal","volume":"8"},"uris":["http://www.mendeley.com/documents/?uuid=c384b4c8-4759-47ba-a674-0e87286801ce"]},{"id":"ITEM-3","itemData":{"DOI":"10.5772/intechopen.79374","ISSN":"18734359","abstract":"Abstract Long-haul travel does not constitute an obstacle for tourists to travel and is fast gaining the attention of tourists in new and unique experiences. This study was conducted to identify the long-haul travel motivation by international tourists to Penang. A total of 400 respondents participated in this survey, conducted around the tourist attractions in Penang, using cluster random sampling. However, only 370 questionnaires were only used for this research. Data were analysed using SPSS software 22 version. The findings, ‘knowledge and novelty seeking' were the main push factors that drove long-haul travel by international tourists to Penang. Meanwhile, the main pull factor that attracts long- haul travel by international tourists to Penang was its ‘culture and history'. Additionally, there were partly direct and significant relationships between socio-demographic, trip characteristics and travel motivation (push factors and pull factors). Overall, this study identified the long-haul travel motivations by international tourists to Penang based on socio-demographic, trip characteristics and travel motivation and has indirectly helped in understanding the long-haul travel market particularly for Penang and Southeast Asia. This research also suggested for an effective marketing and promotion strategy in pro- viding useful information that is the key to attract international tourists to travel long distances. Keywords:","author":[{"dropping-particle":"","family":"Moma","given":"John","non-dropping-particle":"","parse-names":false,"suffix":""},{"dropping-particle":"","family":"Baloyi","given":"Jeffrey","non-dropping-particle":"","parse-names":false,"suffix":""}],"container-title":"Photocatalysts - Applications and Attributes","id":"ITEM-3","issued":{"date-parts":[["2019","3","6"]]},"page":"13","publisher":"IntechOpen","title":"Modified Titanium Dioxide for Photocatalytic Applications","type":"chapter"},"uris":["http://www.mendeley.com/documents/?uuid=8fcad733-2b96-4e1f-98b4-d43608d0e0fe"]}],"mendeley":{"formattedCitation":"[27,34,35]","plainTextFormattedCitation":"[27,34,35]","previouslyFormattedCitation":"[27,34,35]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[27,34,35]</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w:t>
      </w:r>
    </w:p>
    <w:p>
      <w:pPr>
        <w:pStyle w:val="Normal"/>
        <w:spacing w:lineRule="auto" w:line="480"/>
        <w:jc w:val="both"/>
        <w:rPr>
          <w:rFonts w:ascii="Times New Roman" w:hAnsi="Times New Roman" w:cs="Times New Roman"/>
          <w:sz w:val="24"/>
          <w:szCs w:val="24"/>
        </w:rPr>
      </w:pPr>
      <w:commentRangeStart w:id="21"/>
      <w:r>
        <w:rPr>
          <w:rFonts w:cs="Times New Roman" w:ascii="Times New Roman" w:hAnsi="Times New Roman"/>
          <w:sz w:val="24"/>
          <w:szCs w:val="24"/>
        </w:rPr>
        <w:t>Therefore, new photoctalytic materials are needed to efficiently carry out the desired activity without the listed deficiencies to circumvent these concerns.</w:t>
      </w:r>
      <w:r>
        <w:rPr>
          <w:rFonts w:cs="Times New Roman" w:ascii="Times New Roman" w:hAnsi="Times New Roman"/>
          <w:sz w:val="24"/>
          <w:szCs w:val="24"/>
        </w:rPr>
      </w:r>
      <w:commentRangeEnd w:id="21"/>
      <w:r>
        <w:commentReference w:id="21"/>
      </w:r>
      <w:r>
        <w:rPr>
          <w:rFonts w:cs="Times New Roman" w:ascii="Times New Roman" w:hAnsi="Times New Roman"/>
          <w:sz w:val="24"/>
          <w:szCs w:val="24"/>
        </w:rPr>
        <w:t xml:space="preserve"> The desire for novel materials has thus brought about much research into developing photoactive materials such as two-dimensional (2D) materials. The 2D materials represent an emerging class of thin materials with a sheet-like structure, whose thickness is typically less than 5 nm</w:t>
      </w:r>
      <w:r>
        <w:fldChar w:fldCharType="begin"/>
      </w:r>
      <w:r>
        <w:rPr>
          <w:sz w:val="24"/>
          <w:szCs w:val="24"/>
          <w:rFonts w:cs="Times New Roman" w:ascii="Times New Roman" w:hAnsi="Times New Roman"/>
        </w:rPr>
        <w:instrText>ADDIN CSL_CITATION {"citationItems":[{"id":"ITEM-1","itemData":{"DOI":"10.1021/acs.chemrev.6b00558","ISSN":"15206890","PMID":"28306244","abstract":"Since the discovery of mechanically exfoliated graphene in 2004, research on ultrathin two-dimensional (2D) nanomaterials has grown exponentially in the fields of condensed matter physics, material science, chemistry, and nanotechnology. Highlighting their compelling physical, chemical, electronic, and optical properties, as well as their various potential applications, in this Review, we summarize the state-of-art progress on the ultrathin 2D nanomaterials with a particular emphasis on their recent advances. First, we introduce the unique advances on ultrathin 2D nanomaterials, followed by the description of their composition and crystal structures. The assortments of their synthetic methods are then summarized, including insights on their advantages and limitations, alongside some recommendations on suitable characterization techniques. We also discuss in detail the utilization of these ultrathin 2D nanomaterials for wide ranges of potential applications among the electronics/optoelectronics, electrocatalysis, batteries, supercapacitors, solar cells, photocatalysis, and sensing platforms. Finally, the challenges and outlooks in this promising field are featured on the basis of its current development.","author":[{"dropping-particle":"","family":"Tan","given":"Chaoliang","non-dropping-particle":"","parse-names":false,"suffix":""},{"dropping-particle":"","family":"Cao","given":"Xiehong","non-dropping-particle":"","parse-names":false,"suffix":""},{"dropping-particle":"","family":"Wu","given":"Xue Jun","non-dropping-particle":"","parse-names":false,"suffix":""},{"dropping-particle":"","family":"He","given":"Qiyuan","non-dropping-particle":"","parse-names":false,"suffix":""},{"dropping-particle":"","family":"Yang","given":"Jian","non-dropping-particle":"","parse-names":false,"suffix":""},{"dropping-particle":"","family":"Zhang","given":"Xiao","non-dropping-particle":"","parse-names":false,"suffix":""},{"dropping-particle":"","family":"Chen","given":"Junze","non-dropping-particle":"","parse-names":false,"suffix":""},{"dropping-particle":"","family":"Zhao","given":"Wei","non-dropping-particle":"","parse-names":false,"suffix":""},{"dropping-particle":"","family":"Han","given":"Shikui","non-dropping-particle":"","parse-names":false,"suffix":""},{"dropping-particle":"","family":"Nam","given":"Gwang Hyeon","non-dropping-particle":"","parse-names":false,"suffix":""},{"dropping-particle":"","family":"Sindoro","given":"Melinda","non-dropping-particle":"","parse-names":false,"suffix":""},{"dropping-particle":"","family":"Zhang","given":"Hua","non-dropping-particle":"","parse-names":false,"suffix":""}],"container-title":"Chemical Reviews","id":"ITEM-1","issue":"9","issued":{"date-parts":[["2017"]]},"page":"6225-6331","title":"Recent Advances in Ultrathin Two-Dimensional Nanomaterials","type":"article-journal","volume":"117"},"uris":["http://www.mendeley.com/documents/?uuid=56f644e4-54b9-4a9c-ae25-2ffce6c95f38"]}],"mendeley":{"formattedCitation":"[36]","plainTextFormattedCitation":"[36]","previouslyFormattedCitation":"[36]"},"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[36]</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The first discovered material in this regime was graphene, which was found in 2004. It possesses a single layer of carbon material with excellent thermal, mechanical, and electrical properties</w:t>
      </w:r>
      <w:r>
        <w:fldChar w:fldCharType="begin"/>
      </w:r>
      <w:r>
        <w:rPr>
          <w:sz w:val="24"/>
          <w:szCs w:val="24"/>
          <w:rFonts w:cs="Times New Roman" w:ascii="Times New Roman" w:hAnsi="Times New Roman"/>
        </w:rPr>
        <w:instrText>ADDIN CSL_CITATION {"citationItems":[{"id":"ITEM-1","itemData":{"DOI":"10.1021/acs.chemrev.6b00558","ISSN":"15206890","PMID":"28306244","abstract":"Since the discovery of mechanically exfoliated graphene in 2004, research on ultrathin two-dimensional (2D) nanomaterials has grown exponentially in the fields of condensed matter physics, material science, chemistry, and nanotechnology. Highlighting their compelling physical, chemical, electronic, and optical properties, as well as their various potential applications, in this Review, we summarize the state-of-art progress on the ultrathin 2D nanomaterials with a particular emphasis on their recent advances. First, we introduce the unique advances on ultrathin 2D nanomaterials, followed by the description of their composition and crystal structures. The assortments of their synthetic methods are then summarized, including insights on their advantages and limitations, alongside some recommendations on suitable characterization techniques. We also discuss in detail the utilization of these ultrathin 2D nanomaterials for wide ranges of potential applications among the electronics/optoelectronics, electrocatalysis, batteries, supercapacitors, solar cells, photocatalysis, and sensing platforms. Finally, the challenges and outlooks in this promising field are featured on the basis of its current development.","author":[{"dropping-particle":"","family":"Tan","given":"Chaoliang","non-dropping-particle":"","parse-names":false,"suffix":""},{"dropping-particle":"","family":"Cao","given":"Xiehong","non-dropping-particle":"","parse-names":false,"suffix":""},{"dropping-particle":"","family":"Wu","given":"Xue Jun","non-dropping-particle":"","parse-names":false,"suffix":""},{"dropping-particle":"","family":"He","given":"Qiyuan","non-dropping-particle":"","parse-names":false,"suffix":""},{"dropping-particle":"","family":"Yang","given":"Jian","non-dropping-particle":"","parse-names":false,"suffix":""},{"dropping-particle":"","family":"Zhang","given":"Xiao","non-dropping-particle":"","parse-names":false,"suffix":""},{"dropping-particle":"","family":"Chen","given":"Junze","non-dropping-particle":"","parse-names":false,"suffix":""},{"dropping-particle":"","family":"Zhao","given":"Wei","non-dropping-particle":"","parse-names":false,"suffix":""},{"dropping-particle":"","family":"Han","given":"Shikui","non-dropping-particle":"","parse-names":false,"suffix":""},{"dropping-particle":"","family":"Nam","given":"Gwang Hyeon","non-dropping-particle":"","parse-names":false,"suffix":""},{"dropping-particle":"","family":"Sindoro","given":"Melinda","non-dropping-particle":"","parse-names":false,"suffix":""},{"dropping-particle":"","family":"Zhang","given":"Hua","non-dropping-particle":"","parse-names":false,"suffix":""}],"container-title":"Chemical Reviews","id":"ITEM-1","issue":"9","issued":{"date-parts":[["2017"]]},"page":"6225-6331","title":"Recent Advances in Ultrathin Two-Dimensional Nanomaterials","type":"article-journal","volume":"117"},"uris":["http://www.mendeley.com/documents/?uuid=56f644e4-54b9-4a9c-ae25-2ffce6c95f38"]}],"mendeley":{"formattedCitation":"[36]","plainTextFormattedCitation":"[36]","previouslyFormattedCitation":"[36]"},"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[36]</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Many other notable graphene-like 2D materials have been reported as photocatalysts since this discovery, with outstanding chemical and physical properties different from their bulk counterpart</w:t>
      </w:r>
      <w:r>
        <w:fldChar w:fldCharType="begin"/>
      </w:r>
      <w:r>
        <w:rPr>
          <w:sz w:val="24"/>
          <w:szCs w:val="24"/>
          <w:rFonts w:cs="Times New Roman" w:ascii="Times New Roman" w:hAnsi="Times New Roman"/>
        </w:rPr>
        <w:instrText>ADDIN CSL_CITATION {"citationItems":[{"id":"ITEM-1","itemData":{"DOI":"10.1021/acscatal.7b03437","ISSN":"21555435","abstract":"Hydrogen generation from the direct splitting of water by photocatalysis is regarded as a promising and renewable solution for the energy crisis. The key to realize this reaction is to find an efficient and robust photocatalyst that ideally makes use of the energy from sunlight. Recently, due to the attractive properties such as appropriate band structure, ultrahigh specific surface area, and more exposed active sites, two-dimensional (2D) photocatalysts have attracted significant attention for photocatalytic water splitting. This Review attempts to summarize recent progress in the fabrication and applications of 2D photocatalysts including graphene-based photocatalysts, 2D oxides, 2D chalcogenides, 2D carbon nitride, and some other emerging 2D materials for water splitting. The construction strategies and characterization techniques for 2D/2D photocatalysts are summarized. Particular attention has been paid to the role of 2D/2D interfaces in these 2D photocatalysts as the interfaces and heterojunctions are critical for facilitating charge separation and improving photocatalysis efficiency. We also critically discuss their stability as photocatalysts for water splitting. Finally, we highlight the ongoing challenges and opportunities for the future development of 2D photocatalysts in this exciting and still emerging area of research.","author":[{"dropping-particle":"","family":"Su","given":"Tongming","non-dropping-particle":"","parse-names":false,"suffix":""},{"dropping-particle":"","family":"Shao","given":"Qian","non-dropping-particle":"","parse-names":false,"suffix":""},{"dropping-particle":"","family":"Qin","given":"Zuzeng","non-dropping-particle":"","parse-names":false,"suffix":""},{"dropping-particle":"","family":"Guo","given":"Zhanhu","non-dropping-particle":"","parse-names":false,"suffix":""},{"dropping-particle":"","family":"Wu","given":"Zili","non-dropping-particle":"","parse-names":false,"suffix":""}],"container-title":"ACS Catalysis","id":"ITEM-1","issue":"3","issued":{"date-parts":[["2018"]]},"page":"2253-2276","title":"Role of Interfaces in Two-Dimensional Photocatalyst for Water Splitting","type":"article-journal","volume":"8"},"uris":["http://www.mendeley.com/documents/?uuid=c384b4c8-4759-47ba-a674-0e87286801ce"]}],"mendeley":{"formattedCitation":"[34]","plainTextFormattedCitation":"[34]","previouslyFormattedCitation":"[34]"},"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[34]</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Transition metal chalcogenide belongs to this class of 2D materials that have shown great potential as a photocatalyst in various research areas due to their very useful intrinsic properties </w:t>
      </w:r>
      <w:r>
        <w:fldChar w:fldCharType="begin"/>
      </w:r>
      <w:r>
        <w:rPr>
          <w:sz w:val="24"/>
          <w:szCs w:val="24"/>
          <w:rFonts w:cs="Times New Roman" w:ascii="Times New Roman" w:hAnsi="Times New Roman"/>
        </w:rPr>
        <w:instrText>ADDIN CSL_CITATION {"citationItems":[{"id":"ITEM-1","itemData":{"DOI":"10.3390/catal12050468","ISBN":"2711717674","ISSN":"20734344","abstract":"The quest for a clean, renewable and sustainable energy future has been highly sought for by the scientific community over the last four decades. Photocatalytic water splitting is a very promising technology to proffer a solution to present day environmental pollution and energy crises by generating hydrogen fuel through a “green route” without environmental pollution. Transition metal dichalcogenides (TMDCs) have outstanding properties which make them show great potential as effective co-catalysts with photocatalytic materials such as TiO2, ZnO and CdS for photocatalytic water splitting. Integration of TMDCs with a photocatalyst such as TiO2 provides novel nanohybrid composite materials with outstanding characteristics. In this review, we present the current state of research in the application of TMDCs in photocatalytic water splitting. Three main aspects which consider their properties, advances in the synthesis routes of layered TMDCs and their composites as well as their photocatalytic performances in the water splitting reaction are discussed. Finally, we raise some challenges and perspectives in their future application as materials for water-splitting photocatalysts.","author":[{"dropping-particle":"","family":"Fadojutimi","given":"Paul O.","non-dropping-particle":"","parse-names":false,"suffix":""},{"dropping-particle":"","family":"Gqoba","given":"Siziwe S.","non-dropping-particle":"","parse-names":false,"suffix":""},{"dropping-particle":"","family":"Tetana","given":"Zikhona N.","non-dropping-particle":"","parse-names":false,"suffix":""},{"dropping-particle":"","family":"Moma","given":"John","non-dropping-particle":"","parse-names":false,"suffix":""}],"container-title":"Catalysts","id":"ITEM-1","issue":"5","issued":{"date-parts":[["2022"]]},"title":"Transition Metal Dichalcogenides [MX2] in Photocatalytic Water Splitting","type":"article-journal","volume":"12"},"uris":["http://www.mendeley.com/documents/?uuid=e8fc6c91-d28a-4fa1-9b45-19e49aef0b08"]}],"mendeley":{"formattedCitation":"[26]","plainTextFormattedCitation":"[26]","previouslyFormattedCitation":"[26]"},"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[26]</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In conjunction with other semiconductor catalysts, they facilitate </w:t>
      </w:r>
      <w:commentRangeStart w:id="22"/>
      <w:r>
        <w:rPr>
          <w:rFonts w:cs="Times New Roman" w:ascii="Times New Roman" w:hAnsi="Times New Roman"/>
          <w:sz w:val="24"/>
          <w:szCs w:val="24"/>
        </w:rPr>
        <w:t>the</w:t>
      </w:r>
      <w:r>
        <w:rPr>
          <w:rFonts w:cs="Times New Roman" w:ascii="Times New Roman" w:hAnsi="Times New Roman"/>
          <w:sz w:val="24"/>
          <w:szCs w:val="24"/>
        </w:rPr>
      </w:r>
      <w:commentRangeEnd w:id="22"/>
      <w:r>
        <w:commentReference w:id="22"/>
      </w:r>
      <w:r>
        <w:rPr>
          <w:rFonts w:cs="Times New Roman" w:ascii="Times New Roman" w:hAnsi="Times New Roman"/>
          <w:sz w:val="24"/>
          <w:szCs w:val="24"/>
        </w:rPr>
        <w:t xml:space="preserve"> charge transfer of the photogenerated electrons and holes</w:t>
      </w:r>
      <w:r>
        <w:fldChar w:fldCharType="begin"/>
      </w:r>
      <w:r>
        <w:rPr>
          <w:sz w:val="24"/>
          <w:szCs w:val="24"/>
          <w:rFonts w:cs="Times New Roman" w:ascii="Times New Roman" w:hAnsi="Times New Roman"/>
        </w:rPr>
        <w:instrText>ADDIN CSL_CITATION {"citationItems":[{"id":"ITEM-1","itemData":{"DOI":"10.3390/catal12050468","ISBN":"2711717674","ISSN":"20734344","abstract":"The quest for a clean, renewable and sustainable energy future has been highly sought for by the scientific community over the last four decades. Photocatalytic water splitting is a very promising technology to proffer a solution to present day environmental pollution and energy crises by generating hydrogen fuel through a “green route” without environmental pollution. Transition metal dichalcogenides (TMDCs) have outstanding properties which make them show great potential as effective co-catalysts with photocatalytic materials such as TiO2, ZnO and CdS for photocatalytic water splitting. Integration of TMDCs with a photocatalyst such as TiO2 provides novel nanohybrid composite materials with outstanding characteristics. In this review, we present the current state of research in the application of TMDCs in photocatalytic water splitting. Three main aspects which consider their properties, advances in the synthesis routes of layered TMDCs and their composites as well as their photocatalytic performances in the water splitting reaction are discussed. Finally, we raise some challenges and perspectives in their future application as materials for water-splitting photocatalysts.","author":[{"dropping-particle":"","family":"Fadojutimi","given":"Paul O.","non-dropping-particle":"","parse-names":false,"suffix":""},{"dropping-particle":"","family":"Gqoba","given":"Siziwe S.","non-dropping-particle":"","parse-names":false,"suffix":""},{"dropping-particle":"","family":"Tetana","given":"Zikhona N.","non-dropping-particle":"","parse-names":false,"suffix":""},{"dropping-particle":"","family":"Moma","given":"John","non-dropping-particle":"","parse-names":false,"suffix":""}],"container-title":"Catalysts","id":"ITEM-1","issue":"5","issued":{"date-parts":[["2022"]]},"title":"Transition Metal Dichalcogenides [MX2] in Photocatalytic Water Splitting","type":"article-journal","volume":"12"},"uris":["http://www.mendeley.com/documents/?uuid=e8fc6c91-d28a-4fa1-9b45-19e49aef0b08"]}],"mendeley":{"formattedCitation":"[26]","plainTextFormattedCitation":"[26]","previouslyFormattedCitation":"[26]"},"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[26]</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Furthermore, they possess varying compositions with different lattice structures with unique electronic structures, which makes them a promising </w:t>
      </w:r>
      <w:commentRangeStart w:id="23"/>
      <w:r>
        <w:rPr>
          <w:rFonts w:cs="Times New Roman" w:ascii="Times New Roman" w:hAnsi="Times New Roman"/>
          <w:sz w:val="24"/>
          <w:szCs w:val="24"/>
        </w:rPr>
        <w:t>agent</w:t>
      </w:r>
      <w:r>
        <w:rPr>
          <w:rFonts w:cs="Times New Roman" w:ascii="Times New Roman" w:hAnsi="Times New Roman"/>
          <w:sz w:val="24"/>
          <w:szCs w:val="24"/>
        </w:rPr>
      </w:r>
      <w:commentRangeEnd w:id="23"/>
      <w:r>
        <w:commentReference w:id="23"/>
      </w:r>
      <w:r>
        <w:rPr>
          <w:rFonts w:cs="Times New Roman" w:ascii="Times New Roman" w:hAnsi="Times New Roman"/>
          <w:sz w:val="24"/>
          <w:szCs w:val="24"/>
        </w:rPr>
        <w:t xml:space="preserve"> in </w:t>
      </w:r>
      <w:commentRangeStart w:id="24"/>
      <w:r>
        <w:rPr>
          <w:rFonts w:cs="Times New Roman" w:ascii="Times New Roman" w:hAnsi="Times New Roman"/>
          <w:sz w:val="24"/>
          <w:szCs w:val="24"/>
        </w:rPr>
        <w:t>energy</w:t>
      </w:r>
      <w:r>
        <w:rPr>
          <w:rFonts w:cs="Times New Roman" w:ascii="Times New Roman" w:hAnsi="Times New Roman"/>
          <w:sz w:val="24"/>
          <w:szCs w:val="24"/>
        </w:rPr>
      </w:r>
      <w:commentRangeEnd w:id="24"/>
      <w:r>
        <w:commentReference w:id="24"/>
      </w:r>
      <w:r>
        <w:rPr>
          <w:rFonts w:cs="Times New Roman" w:ascii="Times New Roman" w:hAnsi="Times New Roman"/>
          <w:sz w:val="24"/>
          <w:szCs w:val="24"/>
        </w:rPr>
        <w:t xml:space="preserve"> applications </w:t>
      </w:r>
      <w:r>
        <w:fldChar w:fldCharType="begin"/>
      </w:r>
      <w:r>
        <w:rPr>
          <w:sz w:val="24"/>
          <w:szCs w:val="24"/>
          <w:rFonts w:cs="Times New Roman" w:ascii="Times New Roman" w:hAnsi="Times New Roman"/>
        </w:rPr>
        <w:instrText>ADDIN CSL_CITATION {"citationItems":[{"id":"ITEM-1","itemData":{"DOI":"10.1039/C8CS00664D","ISSN":"0306-0012","abstract":"This review describes an in-depth overview and knowledge on the variety of synthetic strategies for forming metal sulfides and their potential use to achieve effective hydrogen generation and beyond.","author":[{"dropping-particle":"","family":"Chandrasekaran","given":"Sundaram","non-dropping-particle":"","parse-names":false,"suffix":""},{"dropping-particle":"","family":"Yao","given":"Lei","non-dropping-particle":"","parse-names":false,"suffix":""},{"dropping-particle":"","family":"Deng","given":"Libo","non-dropping-particle":"","parse-names":false,"suffix":""},{"dropping-particle":"","family":"Bowen","given":"Chris","non-dropping-particle":"","parse-names":false,"suffix":""},{"dropping-particle":"","family":"Zhang","given":"Yan","non-dropping-particle":"","parse-names":false,"suffix":""},{"dropping-particle":"","family":"Chen","given":"Sanming","non-dropping-particle":"","parse-names":false,"suffix":""},{"dropping-particle":"","family":"Lin","given":"Zhiqun","non-dropping-particle":"","parse-names":false,"suffix":""},{"dropping-particle":"","family":"Peng","given":"Feng","non-dropping-particle":"","parse-names":false,"suffix":""},{"dropping-particle":"","family":"Zhang","given":"Peixin","non-dropping-particle":"","parse-names":false,"suffix":""}],"container-title":"Chemical Society Reviews","id":"ITEM-1","issue":"15","issued":{"date-parts":[["2019"]]},"page":"4178-4280","publisher":"The Royal Society of Chemistry","title":"Recent advances in metal sulfides: from controlled fabrication to electrocatalytic, photocatalytic and photoelectrochemical water splitting and beyond","type":"article-journal","volume":"48"},"uris":["http://www.mendeley.com/documents/?uuid=510d21aa-f080-4a12-95f9-af2b5dd7b97a"]},{"id":"ITEM-2","itemData":{"DOI":"10.1021/acscatal.6b02479","ISSN":"21555435","abstract":"Increasing demand for finding eco-friendly and everlasting energy sources is now totally depending on fuel cell technology. Though it is an eco-friendly way of producing energy for the urgent requirements, it needs to be improved to make it cheaper and more eco-friendly. Although there are several types of fuel cells, the hydrogen (H2) and oxygen (O2) fuel cell is the one with zero carbon emission and water as the only byproduct. However, supplying fuels in the purest form (at least the H2) is essential to ensure higher life cycles and less decay in cell efficiency. The current large-scale H2 production is largely dependent on steam reforming of fossil fuels, which generates CO2 along with H2 and the source of which is going to be depleted. As an alternate, electrolysis of water has been given greater attention than the steam reforming. The reasons are as follows: the very high purity of the H2 produced, the abundant source, no need for high-temperature, high-pressure reactors, and so on. In earlier days, noble metals such as Pt (cathode) and Ir and Ru (anode) were used for this purpose. However, there are problems in employing these metals, as they are noble and expensive. In this review, we elaborate how the group VIII 3d metal sulfide, selenide, and phosphide nanomaterials have arisen as abundant and cheaper electrode materials (catalysts) beyond the oxides and hydroxides of the same. We also highlight the evaluation perspective of such electrocatalysts toward water electrolysis in detail. (Chemical Equation Presented).","author":[{"dropping-particle":"","family":"Anantharaj","given":"Sengeni","non-dropping-particle":"","parse-names":false,"suffix":""},{"dropping-particle":"","family":"Ede","given":"Sivasankara Rao","non-dropping-particle":"","parse-names":false,"suffix":""},{"dropping-particle":"","family":"Sakthikumar","given":"Kuppan","non-dropping-particle":"","parse-names":false,"suffix":""},{"dropping-particle":"","family":"Karthick","given":"Kannimuthu","non-dropping-particle":"","parse-names":false,"suffix":""},{"dropping-particle":"","family":"Mishra","given":"Soumyaranjan","non-dropping-particle":"","parse-names":false,"suffix":""},{"dropping-particle":"","family":"Kundu","given":"Subrata","non-dropping-particle":"","parse-names":false,"suffix":""}],"container-title":"ACS Catalysis","id":"ITEM-2","issue":"12","issued":{"date-parts":[["2016"]]},"page":"8069-8097","title":"Recent Trends and Perspectives in Electrochemical Water Splitting with an Emphasis on Sulfide, Selenide, and Phosphide Catalysts of Fe, Co, and Ni: A Review","type":"article-journal","volume":"6"},"uris":["http://www.mendeley.com/documents/?uuid=e26507ec-1671-4bde-ab0c-648aea570e52"]}],"mendeley":{"formattedCitation":"[37,38]","plainTextFormattedCitation":"[37,38]","previouslyFormattedCitation":"[37,38]"},"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[37,38]</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such as photocatalysis, electrochemical catalysis, metal-air batteries, and other energy conversion reactions. Due to their many defects sites</w:t>
      </w:r>
      <w:r>
        <w:fldChar w:fldCharType="begin"/>
      </w:r>
      <w:r>
        <w:rPr>
          <w:sz w:val="24"/>
          <w:szCs w:val="24"/>
          <w:rFonts w:cs="Times New Roman" w:ascii="Times New Roman" w:hAnsi="Times New Roman"/>
        </w:rPr>
        <w:instrText>ADDIN CSL_CITATION {"citationItems":[{"id":"ITEM-1","itemData":{"DOI":"10.1039/C8CS00664D","ISSN":"0306-0012","abstract":"This review describes an in-depth overview and knowledge on the variety of synthetic strategies for forming metal sulfides and their potential use to achieve effective hydrogen generation and beyond.","author":[{"dropping-particle":"","family":"Chandrasekaran","given":"Sundaram","non-dropping-particle":"","parse-names":false,"suffix":""},{"dropping-particle":"","family":"Yao","given":"Lei","non-dropping-particle":"","parse-names":false,"suffix":""},{"dropping-particle":"","family":"Deng","given":"Libo","non-dropping-particle":"","parse-names":false,"suffix":""},{"dropping-particle":"","family":"Bowen","given":"Chris","non-dropping-particle":"","parse-names":false,"suffix":""},{"dropping-particle":"","family":"Zhang","given":"Yan","non-dropping-particle":"","parse-names":false,"suffix":""},{"dropping-particle":"","family":"Chen","given":"Sanming","non-dropping-particle":"","parse-names":false,"suffix":""},{"dropping-particle":"","family":"Lin","given":"Zhiqun","non-dropping-particle":"","parse-names":false,"suffix":""},{"dropping-particle":"","family":"Peng","given":"Feng","non-dropping-particle":"","parse-names":false,"suffix":""},{"dropping-particle":"","family":"Zhang","given":"Peixin","non-dropping-particle":"","parse-names":false,"suffix":""}],"container-title":"Chemical Society Reviews","id":"ITEM-1","issue":"15","issued":{"date-parts":[["2019"]]},"page":"4178-4280","publisher":"The Royal Society of Chemistry","title":"Recent advances in metal sulfides: from controlled fabrication to electrocatalytic, photocatalytic and photoelectrochemical water splitting and beyond","type":"article-journal","volume":"48"},"uris":["http://www.mendeley.com/documents/?uuid=510d21aa-f080-4a12-95f9-af2b5dd7b97a"]},{"id":"ITEM-2","itemData":{"DOI":"10.1021/acscatal.6b02479","ISSN":"21555435","abstract":"Increasing demand for finding eco-friendly and everlasting energy sources is now totally depending on fuel cell technology. Though it is an eco-friendly way of producing energy for the urgent requirements, it needs to be improved to make it cheaper and more eco-friendly. Although there are several types of fuel cells, the hydrogen (H2) and oxygen (O2) fuel cell is the one with zero carbon emission and water as the only byproduct. However, supplying fuels in the purest form (at least the H2) is essential to ensure higher life cycles and less decay in cell efficiency. The current large-scale H2 production is largely dependent on steam reforming of fossil fuels, which generates CO2 along with H2 and the source of which is going to be depleted. As an alternate, electrolysis of water has been given greater attention than the steam reforming. The reasons are as follows: the very high purity of the H2 produced, the abundant source, no need for high-temperature, high-pressure reactors, and so on. In earlier days, noble metals such as Pt (cathode) and Ir and Ru (anode) were used for this purpose. However, there are problems in employing these metals, as they are noble and expensive. In this review, we elaborate how the group VIII 3d metal sulfide, selenide, and phosphide nanomaterials have arisen as abundant and cheaper electrode materials (catalysts) beyond the oxides and hydroxides of the same. We also highlight the evaluation perspective of such electrocatalysts toward water electrolysis in detail. (Chemical Equation Presented).","author":[{"dropping-particle":"","family":"Anantharaj","given":"Sengeni","non-dropping-particle":"","parse-names":false,"suffix":""},{"dropping-particle":"","family":"Ede","given":"Sivasankara Rao","non-dropping-particle":"","parse-names":false,"suffix":""},{"dropping-particle":"","family":"Sakthikumar","given":"Kuppan","non-dropping-particle":"","parse-names":false,"suffix":""},{"dropping-particle":"","family":"Karthick","given":"Kannimuthu","non-dropping-particle":"","parse-names":false,"suffix":""},{"dropping-particle":"","family":"Mishra","given":"Soumyaranjan","non-dropping-particle":"","parse-names":false,"suffix":""},{"dropping-particle":"","family":"Kundu","given":"Subrata","non-dropping-particle":"","parse-names":false,"suffix":""}],"container-title":"ACS Catalysis","id":"ITEM-2","issue":"12","issued":{"date-parts":[["2016"]]},"page":"8069-8097","title":"Recent Trends and Perspectives in Electrochemical Water Splitting with an Emphasis on Sulfide, Selenide, and Phosphide Catalysts of Fe, Co, and Ni: A Review","type":"article-journal","volume":"6"},"uris":["http://www.mendeley.com/documents/?uuid=e26507ec-1671-4bde-ab0c-648aea570e52"]}],"mendeley":{"formattedCitation":"[37,38]","plainTextFormattedCitation":"[37,38]","previouslyFormattedCitation":"[37,38]"},"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[37,38]</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morphologies, and tunable electronic structures, </w:t>
      </w:r>
      <w:r>
        <w:rPr>
          <w:rFonts w:cs="Times New Roman" w:ascii="Times New Roman" w:hAnsi="Times New Roman"/>
          <w:sz w:val="24"/>
          <w:szCs w:val="24"/>
        </w:rPr>
        <w:t>t</w:t>
      </w:r>
      <w:r>
        <w:rPr>
          <w:rFonts w:cs="Times New Roman" w:ascii="Times New Roman" w:hAnsi="Times New Roman"/>
          <w:sz w:val="24"/>
          <w:szCs w:val="24"/>
        </w:rPr>
        <w:t>ransition metal chalcogenides have been found to increase the efficiency of the water splitting process</w:t>
      </w:r>
      <w:r>
        <w:fldChar w:fldCharType="begin"/>
      </w:r>
      <w:r>
        <w:rPr>
          <w:sz w:val="24"/>
          <w:szCs w:val="24"/>
          <w:rFonts w:cs="Times New Roman" w:ascii="Times New Roman" w:hAnsi="Times New Roman"/>
        </w:rPr>
        <w:instrText>ADDIN CSL_CITATION {"citationItems":[{"id":"ITEM-1","itemData":{"DOI":"10.1002/advs.201903070","ISSN":"21983844","abstract":"Electrocatalytic water splitting (2H2O → 2H2 + O2) is a very promising avenue to effectively and environmentally friendly produce highly pure hydrogen (H2) and oxygen (O2) at a large scale. Different materials have been developed to enhance the efficiency for water splitting. Among them, chalcogenides with unique atomic arrangement and high electronic transport show interesting catalytic properties in various electrochemical reactions, such as the hydrogen evolution reaction, oxygen evolution reaction, and overall water splitting, while the control of their morphology and structure is of vital importance to their catalytic performance. Herein, the general synthetic methods are summarized to prepare metal chalcogenides and different strategies are designed to improve their catalytic performance for water splitting. The remaining challenges in the research and development of metal chalcogenides and possible directions for future research are also summarized.","author":[{"dropping-particle":"","family":"Yin","given":"Jie","non-dropping-particle":"","parse-names":false,"suffix":""},{"dropping-particle":"","family":"Jin","given":"Jing","non-dropping-particle":"","parse-names":false,"suffix":""},{"dropping-particle":"","family":"Lin","given":"Honghong","non-dropping-particle":"","parse-names":false,"suffix":""},{"dropping-particle":"","family":"Yin","given":"Zhouyang","non-dropping-particle":"","parse-names":false,"suffix":""},{"dropping-particle":"","family":"Li","given":"Jianyi","non-dropping-particle":"","parse-names":false,"suffix":""},{"dropping-particle":"","family":"Lu","given":"Min","non-dropping-particle":"","parse-names":false,"suffix":""},{"dropping-particle":"","family":"Guo","given":"Linchuan","non-dropping-particle":"","parse-names":false,"suffix":""},{"dropping-particle":"","family":"Xi","given":"Pinxian","non-dropping-particle":"","parse-names":false,"suffix":""},{"dropping-particle":"","family":"Tang","given":"Yu","non-dropping-particle":"","parse-names":false,"suffix":""},{"dropping-particle":"","family":"Yan","given":"Chun Hua","non-dropping-particle":"","parse-names":false,"suffix":""}],"container-title":"Advanced Science","id":"ITEM-1","issue":"10","issued":{"date-parts":[["2020"]]},"title":"Optimized Metal Chalcogenides for Boosting Water Splitting","type":"article-journal","volume":"7"},"uris":["http://www.mendeley.com/documents/?uuid=e5131213-c76e-4302-993e-4c6b38682423"]}],"mendeley":{"formattedCitation":"[39]","plainTextFormattedCitation":"[39]","previouslyFormattedCitation":"[39]"},"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[39]</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However, they are not without disadvantages such as, </w:t>
      </w:r>
      <w:ins w:id="3" w:author="Unknown Author" w:date="2022-08-03T12:52:52Z">
        <w:r>
          <w:rPr>
            <w:rFonts w:cs="Times New Roman" w:ascii="Times New Roman" w:hAnsi="Times New Roman"/>
            <w:sz w:val="24"/>
            <w:szCs w:val="24"/>
          </w:rPr>
          <w:t xml:space="preserve">low </w:t>
        </w:r>
      </w:ins>
      <w:r>
        <w:rPr>
          <w:rFonts w:cs="Times New Roman" w:ascii="Times New Roman" w:hAnsi="Times New Roman"/>
          <w:sz w:val="24"/>
          <w:szCs w:val="24"/>
        </w:rPr>
        <w:t>activity, poor conductivity</w:t>
      </w:r>
      <w:del w:id="4" w:author="Unknown Author" w:date="2022-08-03T12:53:09Z">
        <w:r>
          <w:rPr>
            <w:rFonts w:cs="Times New Roman" w:ascii="Times New Roman" w:hAnsi="Times New Roman"/>
            <w:sz w:val="24"/>
            <w:szCs w:val="24"/>
          </w:rPr>
          <w:delText>,</w:delText>
        </w:r>
      </w:del>
      <w:r>
        <w:rPr>
          <w:rFonts w:cs="Times New Roman" w:ascii="Times New Roman" w:hAnsi="Times New Roman"/>
          <w:sz w:val="24"/>
          <w:szCs w:val="24"/>
        </w:rPr>
        <w:t xml:space="preserve"> and stability, which has limited their application in water splitting for large-scale industrial applications</w:t>
      </w:r>
      <w:r>
        <w:fldChar w:fldCharType="begin"/>
      </w:r>
      <w:r>
        <w:rPr>
          <w:sz w:val="24"/>
          <w:szCs w:val="24"/>
          <w:rFonts w:cs="Times New Roman" w:ascii="Times New Roman" w:hAnsi="Times New Roman"/>
        </w:rPr>
        <w:instrText>ADDIN CSL_CITATION {"citationItems":[{"id":"ITEM-1","itemData":{"DOI":"10.1002/advs.201903070","ISSN":"21983844","abstract":"Electrocatalytic water splitting (2H2O → 2H2 + O2) is a very promising avenue to effectively and environmentally friendly produce highly pure hydrogen (H2) and oxygen (O2) at a large scale. Different materials have been developed to enhance the efficiency for water splitting. Among them, chalcogenides with unique atomic arrangement and high electronic transport show interesting catalytic properties in various electrochemical reactions, such as the hydrogen evolution reaction, oxygen evolution reaction, and overall water splitting, while the control of their morphology and structure is of vital importance to their catalytic performance. Herein, the general synthetic methods are summarized to prepare metal chalcogenides and different strategies are designed to improve their catalytic performance for water splitting. The remaining challenges in the research and development of metal chalcogenides and possible directions for future research are also summarized.","author":[{"dropping-particle":"","family":"Yin","given":"Jie","non-dropping-particle":"","parse-names":false,"suffix":""},{"dropping-particle":"","family":"Jin","given":"Jing","non-dropping-particle":"","parse-names":false,"suffix":""},{"dropping-particle":"","family":"Lin","given":"Honghong","non-dropping-particle":"","parse-names":false,"suffix":""},{"dropping-particle":"","family":"Yin","given":"Zhouyang","non-dropping-particle":"","parse-names":false,"suffix":""},{"dropping-particle":"","family":"Li","given":"Jianyi","non-dropping-particle":"","parse-names":false,"suffix":""},{"dropping-particle":"","family":"Lu","given":"Min","non-dropping-particle":"","parse-names":false,"suffix":""},{"dropping-particle":"","family":"Guo","given":"Linchuan","non-dropping-particle":"","parse-names":false,"suffix":""},{"dropping-particle":"","family":"Xi","given":"Pinxian","non-dropping-particle":"","parse-names":false,"suffix":""},{"dropping-particle":"","family":"Tang","given":"Yu","non-dropping-particle":"","parse-names":false,"suffix":""},{"dropping-particle":"","family":"Yan","given":"Chun Hua","non-dropping-particle":"","parse-names":false,"suffix":""}],"container-title":"Advanced Science","id":"ITEM-1","issue":"10","issued":{"date-parts":[["2020"]]},"title":"Optimized Metal Chalcogenides for Boosting Water Splitting","type":"article-journal","volume":"7"},"uris":["http://www.mendeley.com/documents/?uuid=e5131213-c76e-4302-993e-4c6b38682423"]}],"mendeley":{"formattedCitation":"[39]","plainTextFormattedCitation":"[39]","previouslyFormattedCitation":"[39]"},"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[39]</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In this review, </w:t>
      </w:r>
      <w:ins w:id="5" w:author="Unknown Author" w:date="2022-08-03T13:03:39Z">
        <w:r>
          <w:rPr>
            <w:rFonts w:cs="Times New Roman" w:ascii="Times New Roman" w:hAnsi="Times New Roman"/>
            <w:sz w:val="24"/>
            <w:szCs w:val="24"/>
          </w:rPr>
          <w:t>attention is given to photocatalytic water spli</w:t>
        </w:r>
      </w:ins>
      <w:ins w:id="6" w:author="Unknown Author" w:date="2022-08-03T13:04:00Z">
        <w:r>
          <w:rPr>
            <w:rFonts w:cs="Times New Roman" w:ascii="Times New Roman" w:hAnsi="Times New Roman"/>
            <w:sz w:val="24"/>
            <w:szCs w:val="24"/>
          </w:rPr>
          <w:t xml:space="preserve">tting processes based on transition metal chalcogenide photocatalysts. </w:t>
        </w:r>
      </w:ins>
      <w:ins w:id="7" w:author="Unknown Author" w:date="2022-08-03T13:06:35Z">
        <w:r>
          <w:rPr>
            <w:rFonts w:cs="Times New Roman" w:ascii="Times New Roman" w:hAnsi="Times New Roman"/>
            <w:sz w:val="24"/>
            <w:szCs w:val="24"/>
          </w:rPr>
          <w:t xml:space="preserve">The numerous methods available for the synthesis of these materials </w:t>
        </w:r>
      </w:ins>
      <w:ins w:id="8" w:author="Unknown Author" w:date="2022-08-03T13:07:02Z">
        <w:r>
          <w:rPr>
            <w:rFonts w:cs="Times New Roman" w:ascii="Times New Roman" w:hAnsi="Times New Roman"/>
            <w:sz w:val="24"/>
            <w:szCs w:val="24"/>
          </w:rPr>
          <w:t xml:space="preserve">will be explored, followed by the </w:t>
        </w:r>
      </w:ins>
      <w:ins w:id="9" w:author="Unknown Author" w:date="2022-08-03T13:08:08Z">
        <w:r>
          <w:rPr>
            <w:rFonts w:cs="Times New Roman" w:ascii="Times New Roman" w:hAnsi="Times New Roman"/>
            <w:sz w:val="24"/>
            <w:szCs w:val="24"/>
          </w:rPr>
          <w:t>efficiency displayed in water spliting proceses</w:t>
        </w:r>
      </w:ins>
      <w:ins w:id="10" w:author="Unknown Author" w:date="2022-08-03T13:09:16Z">
        <w:r>
          <w:rPr>
            <w:rFonts w:cs="Times New Roman" w:ascii="Times New Roman" w:hAnsi="Times New Roman"/>
            <w:sz w:val="24"/>
            <w:szCs w:val="24"/>
          </w:rPr>
          <w:t>. Attempt will also be made to identify the limitations of these materials and the proces b</w:t>
        </w:r>
      </w:ins>
      <w:ins w:id="11" w:author="Unknown Author" w:date="2022-08-03T13:10:00Z">
        <w:r>
          <w:rPr>
            <w:rFonts w:cs="Times New Roman" w:ascii="Times New Roman" w:hAnsi="Times New Roman"/>
            <w:sz w:val="24"/>
            <w:szCs w:val="24"/>
          </w:rPr>
          <w:t xml:space="preserve">eing explored in circumventing them. </w:t>
        </w:r>
      </w:ins>
      <w:r>
        <w:rPr>
          <w:rFonts w:cs="Times New Roman" w:ascii="Times New Roman" w:hAnsi="Times New Roman"/>
          <w:sz w:val="24"/>
          <w:szCs w:val="24"/>
        </w:rPr>
        <w:t xml:space="preserve">we thus seek to explore in concise form some notable methods used in preparing these materials and the usefulness and limitation associated with their application as a promising photocatalytic agent in hydrogen gas evolution.  </w:t>
      </w:r>
    </w:p>
    <w:p>
      <w:pPr>
        <w:pStyle w:val="Normal"/>
        <w:rPr>
          <w:rFonts w:ascii="Times New Roman" w:hAnsi="Times New Roman" w:cs="Times New Roman"/>
        </w:rPr>
      </w:pPr>
      <w:r>
        <w:rPr>
          <w:rFonts w:cs="Times New Roman" w:ascii="Times New Roman" w:hAnsi="Times New Roman"/>
        </w:rPr>
      </w:r>
    </w:p>
    <w:p>
      <w:pPr>
        <w:pStyle w:val="Normal"/>
        <w:spacing w:lineRule="auto" w:line="480"/>
        <w:jc w:val="both"/>
        <w:rPr>
          <w:rFonts w:ascii="Times New Roman" w:hAnsi="Times New Roman" w:cs="Times New Roman"/>
          <w:b/>
          <w:b/>
          <w:bCs/>
          <w:sz w:val="24"/>
          <w:szCs w:val="24"/>
        </w:rPr>
      </w:pPr>
      <w:r>
        <w:rPr>
          <w:rFonts w:cs="Times New Roman" w:ascii="Times New Roman" w:hAnsi="Times New Roman"/>
          <w:b/>
          <w:bCs/>
          <w:sz w:val="24"/>
          <w:szCs w:val="24"/>
        </w:rPr>
        <w:t xml:space="preserve">2. Fundamentals of Hydrogen evolution from water splitting by photocatalysis  </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 xml:space="preserve">The consideration of hydrogen as an ideal future energy carrier birthed the need for its production from water. However, its production from water requires a very high Gibbs free energy, as shown in equation 1, which is thermodynamically challenging to achieve </w:t>
      </w:r>
      <w:r>
        <w:fldChar w:fldCharType="begin"/>
      </w:r>
      <w:r>
        <w:rPr>
          <w:sz w:val="24"/>
          <w:szCs w:val="24"/>
          <w:rFonts w:cs="Times New Roman" w:ascii="Times New Roman" w:hAnsi="Times New Roman"/>
        </w:rPr>
        <w:instrText>ADDIN CSL_CITATION {"citationItems":[{"id":"ITEM-1","itemData":{"DOI":"10.1016/B978-0-12-385142-0.00014-3","ISBN":"978-0-12-385142-0","abstract":"The overall water splitting reaction on a semiconductor photocatalyst occurs in three steps, which are as follows: the photocatalyst absorbs photon energy greater than the band-gap of the semiconductor material and generates photo-excited electron-hole pairs in the bulk; the photo-excited electrons and holes separate and migrate to the surface with minimum recombination; adsorbed species are reduced and oxidized by the photo-generated electrons and holes to produce H2 and O2, respectively, at different surface reaction sites. Different types of experimental setup have been used for water splitting reactions. The two major reaction cells used are the inner and outer irradiation types. The inner irradiation type consists of the photocatalytic reactant solution placed in the annular cylindrical zone of a quartz reactor with the light source placed at the centre. In the outer irradiation type, the photocatalytic reactant solution is placed in a cylindrical or cubical quartz cell at a distance from the light source. Thus, the inner irradiation type is much more efficient than the outer irradiation one. This is because in the inner irradiation type the light reaches the catalyst from all directions and more surface of the photocatalyst is exposed to it. Photocatalytic water splitting is an attractive and challenging theme in chemistry. Moreover, powdered photocatalyst systems will be advantageous for large-scale application of solar water splitting because of their simplicity. © 2012 Elsevier Inc. All rights reserved.","author":[{"dropping-particle":"","family":"Pai","given":"Mrinal R.","non-dropping-particle":"","parse-names":false,"suffix":""},{"dropping-particle":"","family":"Banerjee","given":"A.M.","non-dropping-particle":"","parse-names":false,"suffix":""},{"dropping-particle":"","family":"Tripathi","given":"A.K.","non-dropping-particle":"","parse-names":false,"suffix":""},{"dropping-particle":"","family":"Bharadwaj","given":"S.R.","non-dropping-particle":"","parse-names":false,"suffix":""}],"container-title":"Functional Materials","id":"ITEM-1","issued":{"date-parts":[["2012","1","1"]]},"page":"579-606","publisher":"Elsevier","title":"Fundamentals and Applications of the Photocatalytic Water Splitting Reaction","type":"chapter"},"uris":["http://www.mendeley.com/documents/?uuid=f1cab17a-3049-31bc-b64f-15c009dfdba4"]}],"mendeley":{"formattedCitation":"[40]","plainTextFormattedCitation":"[40]","previouslyFormattedCitation":"[40]"},"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[40]</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w:t>
      </w:r>
    </w:p>
    <w:p>
      <w:pPr>
        <w:pStyle w:val="Normal"/>
        <w:spacing w:lineRule="auto" w:line="480"/>
        <w:jc w:val="center"/>
        <w:rPr>
          <w:rFonts w:ascii="Times New Roman" w:hAnsi="Times New Roman" w:cs="Times New Roman"/>
          <w:sz w:val="24"/>
          <w:szCs w:val="24"/>
        </w:rPr>
      </w:pPr>
      <w:r>
        <w:rPr/>
        <w:drawing>
          <wp:inline distT="0" distB="0" distL="0" distR="0">
            <wp:extent cx="2343150" cy="32004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343150" cy="320040"/>
                    </a:xfrm>
                    <a:prstGeom prst="rect">
                      <a:avLst/>
                    </a:prstGeom>
                  </pic:spPr>
                </pic:pic>
              </a:graphicData>
            </a:graphic>
          </wp:inline>
        </w:drawing>
      </w:r>
      <w:r>
        <w:rPr>
          <w:rFonts w:cs="Times New Roman" w:ascii="Times New Roman" w:hAnsi="Times New Roman"/>
          <w:sz w:val="24"/>
          <w:szCs w:val="24"/>
        </w:rPr>
        <w:tab/>
        <w:tab/>
        <w:t>(1)</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 xml:space="preserve">Although other methods have been used to produce hydrogen, these methods are associated with several unwanted environmental concerns. The photocatalysis route has thus emerged as an alternative platform for hydrogen evolution from water splitting because the raw material is cheap and abundant, and </w:t>
      </w:r>
      <w:ins w:id="12" w:author="Unknown Author" w:date="2022-08-03T13:16:34Z">
        <w:r>
          <w:rPr>
            <w:rFonts w:cs="Times New Roman" w:ascii="Times New Roman" w:hAnsi="Times New Roman"/>
            <w:sz w:val="24"/>
            <w:szCs w:val="24"/>
          </w:rPr>
          <w:t xml:space="preserve">the process is also facile and environmentally benigh. </w:t>
        </w:r>
      </w:ins>
      <w:del w:id="13" w:author="Unknown Author" w:date="2022-08-03T13:17:07Z">
        <w:r>
          <w:rPr>
            <w:rFonts w:cs="Times New Roman" w:ascii="Times New Roman" w:hAnsi="Times New Roman"/>
            <w:sz w:val="24"/>
            <w:szCs w:val="24"/>
          </w:rPr>
          <w:delText>its combustion in the air produces water</w:delText>
        </w:r>
      </w:del>
      <w:r>
        <w:rPr>
          <w:rFonts w:cs="Times New Roman" w:ascii="Times New Roman" w:hAnsi="Times New Roman"/>
          <w:sz w:val="24"/>
          <w:szCs w:val="24"/>
        </w:rPr>
        <w:t xml:space="preserve">. </w:t>
      </w:r>
      <w:ins w:id="14" w:author="Unknown Author" w:date="2022-08-03T13:17:38Z">
        <w:r>
          <w:rPr>
            <w:rFonts w:cs="Times New Roman" w:ascii="Times New Roman" w:hAnsi="Times New Roman"/>
            <w:sz w:val="24"/>
            <w:szCs w:val="24"/>
          </w:rPr>
          <w:t>The combustion of hydrogen in air also produces H2O</w:t>
        </w:r>
      </w:ins>
      <w:ins w:id="15" w:author="Unknown Author" w:date="2022-08-03T13:18:00Z">
        <w:r>
          <w:rPr>
            <w:rFonts w:cs="Times New Roman" w:ascii="Times New Roman" w:hAnsi="Times New Roman"/>
            <w:sz w:val="24"/>
            <w:szCs w:val="24"/>
          </w:rPr>
          <w:t>, thus making</w:t>
        </w:r>
      </w:ins>
      <w:del w:id="16" w:author="Unknown Author" w:date="2022-08-03T13:18:12Z">
        <w:r>
          <w:rPr>
            <w:rFonts w:cs="Times New Roman" w:ascii="Times New Roman" w:hAnsi="Times New Roman"/>
            <w:sz w:val="24"/>
            <w:szCs w:val="24"/>
          </w:rPr>
          <w:delText xml:space="preserve">This, in turn, makes </w:delText>
        </w:r>
      </w:del>
      <w:r>
        <w:rPr>
          <w:rFonts w:cs="Times New Roman" w:ascii="Times New Roman" w:hAnsi="Times New Roman"/>
          <w:sz w:val="24"/>
          <w:szCs w:val="24"/>
        </w:rPr>
        <w:t xml:space="preserve">the whole process non-polluting and cyclical. The photocatalytic process </w:t>
      </w:r>
      <w:del w:id="17" w:author="Unknown Author" w:date="2022-08-03T13:18:43Z">
        <w:r>
          <w:rPr>
            <w:rFonts w:cs="Times New Roman" w:ascii="Times New Roman" w:hAnsi="Times New Roman"/>
            <w:sz w:val="24"/>
            <w:szCs w:val="24"/>
          </w:rPr>
          <w:delText>thus</w:delText>
        </w:r>
      </w:del>
      <w:r>
        <w:rPr>
          <w:rFonts w:cs="Times New Roman" w:ascii="Times New Roman" w:hAnsi="Times New Roman"/>
          <w:sz w:val="24"/>
          <w:szCs w:val="24"/>
        </w:rPr>
        <w:t xml:space="preserve"> proceeds in the presence of light, as seen in equation 2:</w:t>
      </w:r>
    </w:p>
    <w:p>
      <w:pPr>
        <w:pStyle w:val="Normal"/>
        <w:spacing w:lineRule="auto" w:line="480"/>
        <w:jc w:val="center"/>
        <w:rPr>
          <w:rFonts w:ascii="Times New Roman" w:hAnsi="Times New Roman" w:cs="Times New Roman"/>
          <w:sz w:val="24"/>
          <w:szCs w:val="24"/>
        </w:rPr>
      </w:pPr>
      <w:r>
        <w:rPr/>
        <w:drawing>
          <wp:inline distT="0" distB="0" distL="0" distR="0">
            <wp:extent cx="1628775" cy="20701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1628775" cy="207010"/>
                    </a:xfrm>
                    <a:prstGeom prst="rect">
                      <a:avLst/>
                    </a:prstGeom>
                  </pic:spPr>
                </pic:pic>
              </a:graphicData>
            </a:graphic>
          </wp:inline>
        </w:drawing>
      </w:r>
      <w:r>
        <w:rPr>
          <w:rFonts w:cs="Times New Roman" w:ascii="Times New Roman" w:hAnsi="Times New Roman"/>
          <w:sz w:val="24"/>
          <w:szCs w:val="24"/>
        </w:rPr>
        <w:t xml:space="preserve">                                      </w:t>
      </w:r>
      <w:r>
        <w:rPr>
          <w:rFonts w:cs="Times New Roman" w:ascii="Times New Roman" w:hAnsi="Times New Roman"/>
          <w:sz w:val="24"/>
          <w:szCs w:val="24"/>
        </w:rPr>
        <w:t>(2)</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The use of photocatalysts emerged due to the report by Honda and Fujishima</w:t>
      </w:r>
      <w:ins w:id="18" w:author="Unknown Author" w:date="2022-08-03T13:19:12Z">
        <w:r>
          <w:rPr>
            <w:rFonts w:cs="Times New Roman" w:ascii="Times New Roman" w:hAnsi="Times New Roman"/>
            <w:sz w:val="24"/>
            <w:szCs w:val="24"/>
          </w:rPr>
          <w:t>[insert reference]</w:t>
        </w:r>
      </w:ins>
      <w:r>
        <w:rPr>
          <w:rFonts w:cs="Times New Roman" w:ascii="Times New Roman" w:hAnsi="Times New Roman"/>
          <w:sz w:val="24"/>
          <w:szCs w:val="24"/>
        </w:rPr>
        <w:t>. They showed the possibility of water splitting using a photoelectrochemical, which consists of a Pt cathode under ultraviolet (UV)</w:t>
      </w:r>
      <w:ins w:id="19" w:author="Unknown Author" w:date="2022-08-03T13:19:33Z">
        <w:r>
          <w:rPr>
            <w:rFonts w:cs="Times New Roman" w:ascii="Times New Roman" w:hAnsi="Times New Roman"/>
            <w:sz w:val="24"/>
            <w:szCs w:val="24"/>
          </w:rPr>
          <w:t xml:space="preserve"> </w:t>
        </w:r>
      </w:ins>
      <w:ins w:id="20" w:author="Unknown Author" w:date="2022-08-03T13:19:33Z">
        <w:r>
          <w:rPr>
            <w:rFonts w:cs="Times New Roman" w:ascii="Times New Roman" w:hAnsi="Times New Roman"/>
            <w:sz w:val="24"/>
            <w:szCs w:val="24"/>
          </w:rPr>
          <w:t>light</w:t>
        </w:r>
      </w:ins>
      <w:r>
        <w:rPr>
          <w:rFonts w:cs="Times New Roman" w:ascii="Times New Roman" w:hAnsi="Times New Roman"/>
          <w:sz w:val="24"/>
          <w:szCs w:val="24"/>
        </w:rPr>
        <w:t>, an anode made from a single-crystalline TiO</w:t>
      </w:r>
      <w:r>
        <w:rPr>
          <w:rFonts w:cs="Times New Roman" w:ascii="Times New Roman" w:hAnsi="Times New Roman"/>
          <w:sz w:val="24"/>
          <w:szCs w:val="24"/>
          <w:vertAlign w:val="subscript"/>
        </w:rPr>
        <w:t>2</w:t>
      </w:r>
      <w:r>
        <w:rPr>
          <w:rFonts w:cs="Times New Roman" w:ascii="Times New Roman" w:hAnsi="Times New Roman"/>
          <w:sz w:val="24"/>
          <w:szCs w:val="24"/>
        </w:rPr>
        <w:t xml:space="preserve"> (rutile), and an external bias</w:t>
      </w:r>
      <w:r>
        <w:fldChar w:fldCharType="begin"/>
      </w:r>
      <w:r>
        <w:rPr>
          <w:sz w:val="24"/>
          <w:szCs w:val="24"/>
          <w:rFonts w:cs="Times New Roman" w:ascii="Times New Roman" w:hAnsi="Times New Roman"/>
        </w:rPr>
        <w:instrText>ADDIN CSL_CITATION {"citationItems":[{"id":"ITEM-1","itemData":{"ISSN":"1476-4687","author":[{"dropping-particle":"","family":"Fujishima","given":"Akira","non-dropping-particle":"","parse-names":false,"suffix":""},{"dropping-particle":"","family":"Honda","given":"Kenichi","non-dropping-particle":"","parse-names":false,"suffix":""}],"container-title":"nature","id":"ITEM-1","issue":"5358","issued":{"date-parts":[["1972"]]},"page":"37-38","publisher":"Nature Publishing Group","title":"Electrochemical photolysis of water at a semiconductor electrode","type":"article-journal","volume":"238"},"uris":["http://www.mendeley.com/documents/?uuid=9d598cd1-a354-48ed-8dab-4ab689da6505"]}],"mendeley":{"formattedCitation":"[41]","plainTextFormattedCitation":"[41]","previouslyFormattedCitation":"[41]"},"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[41]</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Their findings aroused the interest in using photoelectrochemical cells for water splitting. Nevertheless, the lack of appropriate photo-electrode materials with suitable band gaps and stability made the process complicated and difficult to use for maximum efficiency </w:t>
      </w:r>
      <w:r>
        <w:fldChar w:fldCharType="begin"/>
      </w:r>
      <w:r>
        <w:rPr>
          <w:sz w:val="24"/>
          <w:szCs w:val="24"/>
          <w:rFonts w:cs="Times New Roman" w:ascii="Times New Roman" w:hAnsi="Times New Roman"/>
        </w:rPr>
        <w:instrText>ADDIN CSL_CITATION {"citationItems":[{"id":"ITEM-1","itemData":{"DOI":"10.1139/v88-299","ISSN":"0008-4042","abstract":"The tandem type hydrogenated amorphous silicon (a-Si) electrode having an [n–i–p–n–i–p] structure and a similar tandem a-Si electrode having [n–i–p–n–i–p–n] layers deposited on p-type crystalline Si showed cathodic photocurrents accompanied by hydrogen evolution starting at potentials 1.67 and 2.08 V, respectively, more positive than the thermodynamic hydrogen evolution potential in a sulfuric acid solution. These electrodes, when connected to an RuO 2 counterelectrode, caused sustained water splitting without external bias, giving solar-to-chemical conversion efficiencies of 1.98% and 2.93%, respectively, under simulated AM 1, 100 mW cm −2 solar radiation. These efficiencies are critically compared with the efficiency of another type of solar photoelectrolysis of water, namely, the electrolysis of water by the electrical output from solid-state solar cells.","author":[{"dropping-particle":"","family":"Sakai","given":"Yuichi","non-dropping-particle":"","parse-names":false,"suffix":""},{"dropping-particle":"","family":"Sugahara","given":"Satoshi","non-dropping-particle":"","parse-names":false,"suffix":""},{"dropping-particle":"","family":"Matsumura","given":"Michio","non-dropping-particle":"","parse-names":false,"suffix":""},{"dropping-particle":"","family":"Nakato","given":"Yoshihiro","non-dropping-particle":"","parse-names":false,"suffix":""},{"dropping-particle":"","family":"Tsubomura","given":"Hiroshi","non-dropping-particle":"","parse-names":false,"suffix":""}],"container-title":"Canadian Journal of Chemistry","id":"ITEM-1","issue":"8","issued":{"date-parts":[["1988","8","1"]]},"page":"1853-1856","title":"Photoelectrochemical water splitting by tandem type and heterojunction amorphous silicon electrodes","type":"article-journal","volume":"66"},"uris":["http://www.mendeley.com/documents/?uuid=a8c91aa4-4c3c-4c51-960c-82a4cc114b84"]},{"id":"ITEM-2","itemData":{"ISSN":"1095-9203","author":[{"dropping-particle":"","family":"Khaselev","given":"Oscar","non-dropping-particle":"","parse-names":false,"suffix":""},{"dropping-particle":"","family":"Turner","given":"John A","non-dropping-particle":"","parse-names":false,"suffix":""}],"container-title":"Science","id":"ITEM-2","issue":"5362","issued":{"date-parts":[["1998"]]},"page":"425-427","publisher":"American Association for the Advancement of Science","title":"A monolithic photovoltaic-photoelectrochemical device for hydrogen production via water splitting","type":"article-journal","volume":"280"},"uris":["http://www.mendeley.com/documents/?uuid=ee190e87-3e29-4f2a-9935-da91031b6bd8"]},{"id":"ITEM-3","itemData":{"DOI":"10.1021/jp002083b","ISSN":"1520-6106","abstract":"Contemporary models are shown to significantly underestimate the attainable efficiency of solar energy conversion to water splitting, and experimentally a cell containing illuminated AlGaAs/Si RuO2/Ptblack is demonstrated to evolve H2 and O2 at record solar driven water electrolysis efficiency. Under illumination, bipolar configured Al0.15Ga0.85As (Eg = 1.6 eV) and Si (Eg = 1.1 eV) semiconductors generate open circuit and maximum power photopotentials of 1.30 and 1.57 V, well suited to the water electrolysis thermodynamic potential: H2O→H2+ 1/2 O2; E°H(2)O = EO(2)-EH(2); E°H(2)O(25 °C) = 1.229 V. The E°H(2)O/photopotential matched semiconductors are combined with effective water electrolysis O2 or H2 electrocatalysts, RuO2 or Ptblack. The resultant solar photoelectrolysis cell drives sustained water splitting at 18.3% conversion efficiencies. Alternate dual band gap systems are calculated to be capable of attaining over 30% solar photoelectrolysis conversion efficiency.","author":[{"dropping-particle":"","family":"Licht","given":"S.","non-dropping-particle":"","parse-names":false,"suffix":""},{"dropping-particle":"","family":"Wang","given":"B.","non-dropping-particle":"","parse-names":false,"suffix":""},{"dropping-particle":"","family":"Mukerji","given":"S.","non-dropping-particle":"","parse-names":false,"suffix":""},{"dropping-particle":"","family":"Soga","given":"T.","non-dropping-particle":"","parse-names":false,"suffix":""},{"dropping-particle":"","family":"Umeno","given":"M.","non-dropping-particle":"","parse-names":false,"suffix":""},{"dropping-particle":"","family":"Tributsch","given":"H.","non-dropping-particle":"","parse-names":false,"suffix":""}],"container-title":"The Journal of Physical Chemistry B","id":"ITEM-3","issue":"38","issued":{"date-parts":[["2000","9","1"]]},"page":"8920-8924","title":"Efficient Solar Water Splitting, Exemplified by RuO 2 -Catalyzed AlGaAs/Si Photoelectrolysis","type":"article-journal","volume":"104"},"uris":["http://www.mendeley.com/documents/?uuid=4ed450e5-69cd-48b0-bb18-91d4dc33a560"]}],"mendeley":{"formattedCitation":"[42–44]","plainTextFormattedCitation":"[42–44]","previouslyFormattedCitation":"[42–44]"},"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[42–44]</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The continued interest during these early times birthed the use of particulate photocatalysts in a reaction pathway similar to photosynthesis </w:t>
      </w:r>
      <w:r>
        <w:fldChar w:fldCharType="begin"/>
      </w:r>
      <w:r>
        <w:rPr>
          <w:sz w:val="24"/>
          <w:szCs w:val="24"/>
          <w:rFonts w:cs="Times New Roman" w:ascii="Times New Roman" w:hAnsi="Times New Roman"/>
        </w:rPr>
        <w:instrText>ADDIN CSL_CITATION {"citationItems":[{"id":"ITEM-1","itemData":{"author":[{"dropping-particle":"","family":"Domen","given":"Kazunari","non-dropping-particle":"","parse-names":false,"suffix":""},{"dropping-particle":"","family":"Naito","given":"Shuichi","non-dropping-particle":"","parse-names":false,"suffix":""},{"dropping-particle":"","family":"Soma","given":"Mitsuyuki","non-dropping-particle":"","parse-names":false,"suffix":""},{"dropping-particle":"","family":"Onishi","given":"Takaharu","non-dropping-particle":"","parse-names":false,"suffix":""},{"dropping-particle":"","family":"Tamaru","given":"Kenzi","non-dropping-particle":"","parse-names":false,"suffix":""}],"container-title":"Journal of the Chemical Society, Chemical Communications","id":"ITEM-1","issue":"12","issued":{"date-parts":[["1980"]]},"page":"543-544","publisher":"Royal Society of Chemistry","title":"Photocatalytic decomposition of water vapour on an NiO–SrTiO 3 catalyst","type":"article-journal"},"uris":["http://www.mendeley.com/documents/?uuid=84d9ab86-d83c-47fe-925a-41f3270d730d"]},{"id":"ITEM-2","itemData":{"author":[{"dropping-particle":"","family":"Sato","given":"S","non-dropping-particle":"","parse-names":false,"suffix":""},{"dropping-particle":"","family":"White","given":"J M","non-dropping-particle":"","parse-names":false,"suffix":""}],"id":"ITEM-2","issued":{"date-parts":[["1980"]]},"publisher":"TEXAS UNIV AT AUSTIN DEPT OF CHEMISTRY","title":"Photodecomposition of Water over Pt/TiO2 Catalysts.","type":"report"},"uris":["http://www.mendeley.com/documents/?uuid=af9703e6-6008-48f9-a98f-9c4f7aeea955"]},{"id":"ITEM-3","itemData":{"DOI":"10.1021/ar00051a007","ISSN":"15204898","author":[{"dropping-particle":"","family":"Bard","given":"Allen J.","non-dropping-particle":"","parse-names":false,"suffix":""},{"dropping-particle":"","family":"Fox","given":"Marye Anne","non-dropping-particle":"","parse-names":false,"suffix":""}],"container-title":"Accounts of Chemical Research","id":"ITEM-3","issue":"3","issued":{"date-parts":[["1995"]]},"page":"141-145","title":"Artificial Photosynthesis: Solar Splitting of Water to Hydrogen and Oxygen","type":"article-journal","volume":"28"},"uris":["http://www.mendeley.com/documents/?uuid=dd832a71-273e-498b-a640-869149c8e244"]}],"mendeley":{"formattedCitation":"[45–47]","plainTextFormattedCitation":"[45–47]","previouslyFormattedCitation":"[45–47]"},"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[45–47]</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The use of particulate photocatalysts has now been found more suited for large-scale productions than the more complex multilayer or tandem structure devices</w:t>
      </w:r>
      <w:r>
        <w:fldChar w:fldCharType="begin"/>
      </w:r>
      <w:r>
        <w:rPr>
          <w:sz w:val="24"/>
          <w:szCs w:val="24"/>
          <w:rFonts w:cs="Times New Roman" w:ascii="Times New Roman" w:hAnsi="Times New Roman"/>
        </w:rPr>
        <w:instrText>ADDIN CSL_CITATION {"citationItems":[{"id":"ITEM-1","itemData":{"DOI":"10.1021/ar00051a007","ISSN":"15204898","author":[{"dropping-particle":"","family":"Bard","given":"Allen J.","non-dropping-particle":"","parse-names":false,"suffix":""},{"dropping-particle":"","family":"Fox","given":"Marye Anne","non-dropping-particle":"","parse-names":false,"suffix":""}],"container-title":"Accounts of Chemical Research","id":"ITEM-1","issue":"3","issued":{"date-parts":[["1995"]]},"page":"141-145","title":"Artificial Photosynthesis: Solar Splitting of Water to Hydrogen and Oxygen","type":"article-journal","volume":"28"},"uris":["http://www.mendeley.com/documents/?uuid=dd832a71-273e-498b-a640-869149c8e244"]}],"mendeley":{"formattedCitation":"[47]","plainTextFormattedCitation":"[47]","previouslyFormattedCitation":"[47]"},"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[47]</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However, the simultaneous separation and collection of H</w:t>
      </w:r>
      <w:r>
        <w:rPr>
          <w:rFonts w:cs="Times New Roman" w:ascii="Times New Roman" w:hAnsi="Times New Roman"/>
          <w:sz w:val="24"/>
          <w:szCs w:val="24"/>
          <w:vertAlign w:val="subscript"/>
        </w:rPr>
        <w:t>2</w:t>
      </w:r>
      <w:r>
        <w:rPr>
          <w:rFonts w:cs="Times New Roman" w:ascii="Times New Roman" w:hAnsi="Times New Roman"/>
          <w:sz w:val="24"/>
          <w:szCs w:val="24"/>
        </w:rPr>
        <w:t xml:space="preserve"> and O</w:t>
      </w:r>
      <w:r>
        <w:rPr>
          <w:rFonts w:cs="Times New Roman" w:ascii="Times New Roman" w:hAnsi="Times New Roman"/>
          <w:sz w:val="24"/>
          <w:szCs w:val="24"/>
          <w:vertAlign w:val="subscript"/>
        </w:rPr>
        <w:t>2</w:t>
      </w:r>
      <w:r>
        <w:rPr>
          <w:rFonts w:cs="Times New Roman" w:ascii="Times New Roman" w:hAnsi="Times New Roman"/>
          <w:sz w:val="24"/>
          <w:szCs w:val="24"/>
        </w:rPr>
        <w:t xml:space="preserve"> are still being developed.</w:t>
      </w:r>
    </w:p>
    <w:p>
      <w:pPr>
        <w:pStyle w:val="Normal"/>
        <w:spacing w:lineRule="auto" w:line="480"/>
        <w:jc w:val="both"/>
        <w:rPr>
          <w:rFonts w:ascii="Times New Roman" w:hAnsi="Times New Roman" w:cs="Times New Roman"/>
        </w:rPr>
      </w:pPr>
      <w:r>
        <w:rPr>
          <w:rFonts w:cs="Times New Roman" w:ascii="Times New Roman" w:hAnsi="Times New Roman"/>
        </w:rPr>
      </w:r>
    </w:p>
    <w:p>
      <w:pPr>
        <w:pStyle w:val="Normal"/>
        <w:spacing w:lineRule="auto" w:line="480"/>
        <w:jc w:val="both"/>
        <w:rPr>
          <w:rFonts w:ascii="Times New Roman" w:hAnsi="Times New Roman" w:cs="Times New Roman"/>
          <w:b/>
          <w:b/>
          <w:bCs/>
          <w:sz w:val="24"/>
          <w:szCs w:val="24"/>
        </w:rPr>
      </w:pPr>
      <w:r>
        <w:rPr>
          <w:rFonts w:cs="Times New Roman" w:ascii="Times New Roman" w:hAnsi="Times New Roman"/>
          <w:b/>
          <w:bCs/>
          <w:sz w:val="24"/>
          <w:szCs w:val="24"/>
        </w:rPr>
        <w:t>2.1 Fundamental principles of Photocatalytic Water Splitting</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The fundamental principles behind the overall process of using a semiconductor material as a photocatalyst in water splitting are illustrated in Figure 1. Electrons from the valence band (VB) of the photocatalyst are excited by light radiation into the conduction band (CB), which in turn leaves holes in the VB. These excited electrons in the CB and the holes in the VB possess the capacity to reduce H</w:t>
      </w:r>
      <w:r>
        <w:rPr>
          <w:rFonts w:cs="Times New Roman" w:ascii="Times New Roman" w:hAnsi="Times New Roman"/>
          <w:sz w:val="24"/>
          <w:szCs w:val="24"/>
          <w:vertAlign w:val="superscript"/>
        </w:rPr>
        <w:t>+</w:t>
      </w:r>
      <w:r>
        <w:rPr>
          <w:rFonts w:cs="Times New Roman" w:ascii="Times New Roman" w:hAnsi="Times New Roman"/>
          <w:sz w:val="24"/>
          <w:szCs w:val="24"/>
        </w:rPr>
        <w:t xml:space="preserve"> to H</w:t>
      </w:r>
      <w:r>
        <w:rPr>
          <w:rFonts w:cs="Times New Roman" w:ascii="Times New Roman" w:hAnsi="Times New Roman"/>
          <w:sz w:val="24"/>
          <w:szCs w:val="24"/>
          <w:vertAlign w:val="subscript"/>
        </w:rPr>
        <w:t xml:space="preserve">2 </w:t>
      </w:r>
      <w:r>
        <w:rPr>
          <w:rFonts w:cs="Times New Roman" w:ascii="Times New Roman" w:hAnsi="Times New Roman"/>
          <w:sz w:val="24"/>
          <w:szCs w:val="24"/>
        </w:rPr>
        <w:t>and oxidize H</w:t>
      </w:r>
      <w:r>
        <w:rPr>
          <w:rFonts w:cs="Times New Roman" w:ascii="Times New Roman" w:hAnsi="Times New Roman"/>
          <w:sz w:val="24"/>
          <w:szCs w:val="24"/>
          <w:vertAlign w:val="subscript"/>
        </w:rPr>
        <w:t>2</w:t>
      </w:r>
      <w:r>
        <w:rPr>
          <w:rFonts w:cs="Times New Roman" w:ascii="Times New Roman" w:hAnsi="Times New Roman"/>
          <w:sz w:val="24"/>
          <w:szCs w:val="24"/>
        </w:rPr>
        <w:t>O to O</w:t>
      </w:r>
      <w:r>
        <w:rPr>
          <w:rFonts w:cs="Times New Roman" w:ascii="Times New Roman" w:hAnsi="Times New Roman"/>
          <w:sz w:val="24"/>
          <w:szCs w:val="24"/>
          <w:vertAlign w:val="subscript"/>
        </w:rPr>
        <w:t>2</w:t>
      </w:r>
      <w:r>
        <w:rPr>
          <w:rFonts w:cs="Times New Roman" w:ascii="Times New Roman" w:hAnsi="Times New Roman"/>
          <w:sz w:val="24"/>
          <w:szCs w:val="24"/>
        </w:rPr>
        <w:t>, respectively. However, to realize these, the negativity of the reduction potential of H</w:t>
      </w:r>
      <w:r>
        <w:rPr>
          <w:rFonts w:cs="Times New Roman" w:ascii="Times New Roman" w:hAnsi="Times New Roman"/>
          <w:sz w:val="24"/>
          <w:szCs w:val="24"/>
          <w:vertAlign w:val="superscript"/>
        </w:rPr>
        <w:t>+</w:t>
      </w:r>
      <w:r>
        <w:rPr>
          <w:rFonts w:cs="Times New Roman" w:ascii="Times New Roman" w:hAnsi="Times New Roman"/>
          <w:sz w:val="24"/>
          <w:szCs w:val="24"/>
        </w:rPr>
        <w:t>/H</w:t>
      </w:r>
      <w:r>
        <w:rPr>
          <w:rFonts w:cs="Times New Roman" w:ascii="Times New Roman" w:hAnsi="Times New Roman"/>
          <w:sz w:val="24"/>
          <w:szCs w:val="24"/>
          <w:vertAlign w:val="subscript"/>
        </w:rPr>
        <w:t>2</w:t>
      </w:r>
      <w:r>
        <w:rPr>
          <w:rFonts w:cs="Times New Roman" w:ascii="Times New Roman" w:hAnsi="Times New Roman"/>
          <w:sz w:val="24"/>
          <w:szCs w:val="24"/>
        </w:rPr>
        <w:t xml:space="preserve"> must be lesser than the bottom of the conduction band </w:t>
      </w:r>
      <w:ins w:id="21" w:author="Unknown Author" w:date="2022-08-03T13:23:39Z">
        <w:r>
          <w:rPr>
            <w:rFonts w:eastAsia="Calibri" w:cs="Times New Roman" w:ascii="Times New Roman" w:hAnsi="Times New Roman" w:eastAsiaTheme="minorHAnsi"/>
            <w:color w:val="auto"/>
            <w:kern w:val="0"/>
            <w:sz w:val="24"/>
            <w:szCs w:val="24"/>
            <w:lang w:val="en-ZA" w:eastAsia="en-US" w:bidi="ar-SA"/>
          </w:rPr>
          <w:t>of the</w:t>
        </w:r>
      </w:ins>
      <w:ins w:id="22" w:author="Unknown Author" w:date="2022-08-03T13:23:39Z">
        <w:r>
          <w:rPr>
            <w:rFonts w:cs="Times New Roman" w:ascii="Times New Roman" w:hAnsi="Times New Roman"/>
            <w:sz w:val="24"/>
            <w:szCs w:val="24"/>
          </w:rPr>
          <w:t xml:space="preserve"> photocatalyst </w:t>
        </w:r>
      </w:ins>
      <w:r>
        <w:rPr>
          <w:rFonts w:cs="Times New Roman" w:ascii="Times New Roman" w:hAnsi="Times New Roman"/>
          <w:sz w:val="24"/>
          <w:szCs w:val="24"/>
        </w:rPr>
        <w:t>(0 V vs normal hydrogen electrode at pH = 0)</w:t>
      </w:r>
      <w:r>
        <w:fldChar w:fldCharType="begin"/>
      </w:r>
      <w:r>
        <w:rPr>
          <w:sz w:val="24"/>
          <w:szCs w:val="24"/>
          <w:rFonts w:cs="Times New Roman" w:ascii="Times New Roman" w:hAnsi="Times New Roman"/>
        </w:rPr>
        <w:instrText>ADDIN CSL_CITATION {"citationItems":[{"id":"ITEM-1","itemData":{"DOI":"10.1021/acscatal.7b03437","ISSN":"21555435","abstract":"Hydrogen generation from the direct splitting of water by photocatalysis is regarded as a promising and renewable solution for the energy crisis. The key to realize this reaction is to find an efficient and robust photocatalyst that ideally makes use of the energy from sunlight. Recently, due to the attractive properties such as appropriate band structure, ultrahigh specific surface area, and more exposed active sites, two-dimensional (2D) photocatalysts have attracted significant attention for photocatalytic water splitting. This Review attempts to summarize recent progress in the fabrication and applications of 2D photocatalysts including graphene-based photocatalysts, 2D oxides, 2D chalcogenides, 2D carbon nitride, and some other emerging 2D materials for water splitting. The construction strategies and characterization techniques for 2D/2D photocatalysts are summarized. Particular attention has been paid to the role of 2D/2D interfaces in these 2D photocatalysts as the interfaces and heterojunctions are critical for facilitating charge separation and improving photocatalysis efficiency. We also critically discuss their stability as photocatalysts for water splitting. Finally, we highlight the ongoing challenges and opportunities for the future development of 2D photocatalysts in this exciting and still emerging area of research.","author":[{"dropping-particle":"","family":"Su","given":"Tongming","non-dropping-particle":"","parse-names":false,"suffix":""},{"dropping-particle":"","family":"Shao","given":"Qian","non-dropping-particle":"","parse-names":false,"suffix":""},{"dropping-particle":"","family":"Qin","given":"Zuzeng","non-dropping-particle":"","parse-names":false,"suffix":""},{"dropping-particle":"","family":"Guo","given":"Zhanhu","non-dropping-particle":"","parse-names":false,"suffix":""},{"dropping-particle":"","family":"Wu","given":"Zili","non-dropping-particle":"","parse-names":false,"suffix":""}],"container-title":"ACS Catalysis","id":"ITEM-1","issue":"3","issued":{"date-parts":[["2018"]]},"page":"2253-2276","title":"Role of Interfaces in Two-Dimensional Photocatalyst for Water Splitting","type":"article-journal","volume":"8"},"uris":["http://www.mendeley.com/documents/?uuid=c384b4c8-4759-47ba-a674-0e87286801ce"]}],"mendeley":{"formattedCitation":"[34]","plainTextFormattedCitation":"[34]","previouslyFormattedCitation":"[34]"},"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[34]</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In comparison, the positivity of the top of the</w:t>
      </w:r>
      <w:ins w:id="23" w:author="Unknown Author" w:date="2022-08-03T13:23:55Z">
        <w:r>
          <w:rPr>
            <w:rFonts w:cs="Times New Roman" w:ascii="Times New Roman" w:hAnsi="Times New Roman"/>
            <w:sz w:val="24"/>
            <w:szCs w:val="24"/>
          </w:rPr>
          <w:t xml:space="preserve"> </w:t>
        </w:r>
      </w:ins>
      <w:ins w:id="24" w:author="Unknown Author" w:date="2022-08-03T13:23:55Z">
        <w:r>
          <w:rPr>
            <w:rFonts w:cs="Times New Roman" w:ascii="Times New Roman" w:hAnsi="Times New Roman"/>
            <w:sz w:val="24"/>
            <w:szCs w:val="24"/>
          </w:rPr>
          <w:t>phootocatalyst’</w:t>
        </w:r>
      </w:ins>
      <w:ins w:id="25" w:author="Unknown Author" w:date="2022-08-03T13:24:00Z">
        <w:r>
          <w:rPr>
            <w:rFonts w:cs="Times New Roman" w:ascii="Times New Roman" w:hAnsi="Times New Roman"/>
            <w:sz w:val="24"/>
            <w:szCs w:val="24"/>
          </w:rPr>
          <w:t>s</w:t>
        </w:r>
      </w:ins>
      <w:r>
        <w:rPr>
          <w:rFonts w:cs="Times New Roman" w:ascii="Times New Roman" w:hAnsi="Times New Roman"/>
          <w:sz w:val="24"/>
          <w:szCs w:val="24"/>
        </w:rPr>
        <w:t xml:space="preserve"> valence bands must be higher than the oxidation potential of H</w:t>
      </w:r>
      <w:r>
        <w:rPr>
          <w:rFonts w:cs="Times New Roman" w:ascii="Times New Roman" w:hAnsi="Times New Roman"/>
          <w:sz w:val="24"/>
          <w:szCs w:val="24"/>
          <w:vertAlign w:val="subscript"/>
        </w:rPr>
        <w:t>2</w:t>
      </w:r>
      <w:r>
        <w:rPr>
          <w:rFonts w:cs="Times New Roman" w:ascii="Times New Roman" w:hAnsi="Times New Roman"/>
          <w:sz w:val="24"/>
          <w:szCs w:val="24"/>
        </w:rPr>
        <w:t>O</w:t>
      </w:r>
      <w:ins w:id="26" w:author="Unknown Author" w:date="2022-08-03T13:22:24Z">
        <w:r>
          <w:rPr>
            <w:rFonts w:cs="Times New Roman" w:ascii="Times New Roman" w:hAnsi="Times New Roman"/>
            <w:sz w:val="24"/>
            <w:szCs w:val="24"/>
          </w:rPr>
          <w:t xml:space="preserve"> </w:t>
        </w:r>
      </w:ins>
      <w:r>
        <w:rPr>
          <w:rFonts w:cs="Times New Roman" w:ascii="Times New Roman" w:hAnsi="Times New Roman"/>
          <w:sz w:val="24"/>
          <w:szCs w:val="24"/>
        </w:rPr>
        <w:t>to O</w:t>
      </w:r>
      <w:r>
        <w:rPr>
          <w:rFonts w:cs="Times New Roman" w:ascii="Times New Roman" w:hAnsi="Times New Roman"/>
          <w:sz w:val="24"/>
          <w:szCs w:val="24"/>
          <w:vertAlign w:val="subscript"/>
        </w:rPr>
        <w:t xml:space="preserve">2 </w:t>
      </w:r>
      <w:r>
        <w:rPr>
          <w:rFonts w:cs="Times New Roman" w:ascii="Times New Roman" w:hAnsi="Times New Roman"/>
          <w:sz w:val="24"/>
          <w:szCs w:val="24"/>
        </w:rPr>
        <w:t>(1.23 V vs normal hydrogen electrode)</w:t>
      </w:r>
      <w:r>
        <w:fldChar w:fldCharType="begin"/>
      </w:r>
      <w:r>
        <w:rPr>
          <w:sz w:val="24"/>
          <w:szCs w:val="24"/>
          <w:rFonts w:cs="Times New Roman" w:ascii="Times New Roman" w:hAnsi="Times New Roman"/>
        </w:rPr>
        <w:instrText>ADDIN CSL_CITATION {"citationItems":[{"id":"ITEM-1","itemData":{"DOI":"10.1016/B978-0-12-385142-0.00014-3","ISBN":"978-0-12-385142-0","abstract":"The overall water splitting reaction on a semiconductor photocatalyst occurs in three steps, which are as follows: the photocatalyst absorbs photon energy greater than the band-gap of the semiconductor material and generates photo-excited electron-hole pairs in the bulk; the photo-excited electrons and holes separate and migrate to the surface with minimum recombination; adsorbed species are reduced and oxidized by the photo-generated electrons and holes to produce H2 and O2, respectively, at different surface reaction sites. Different types of experimental setup have been used for water splitting reactions. The two major reaction cells used are the inner and outer irradiation types. The inner irradiation type consists of the photocatalytic reactant solution placed in the annular cylindrical zone of a quartz reactor with the light source placed at the centre. In the outer irradiation type, the photocatalytic reactant solution is placed in a cylindrical or cubical quartz cell at a distance from the light source. Thus, the inner irradiation type is much more efficient than the outer irradiation one. This is because in the inner irradiation type the light reaches the catalyst from all directions and more surface of the photocatalyst is exposed to it. Photocatalytic water splitting is an attractive and challenging theme in chemistry. Moreover, powdered photocatalyst systems will be advantageous for large-scale application of solar water splitting because of their simplicity. © 2012 Elsevier Inc. All rights reserved.","author":[{"dropping-particle":"","family":"Pai","given":"Mrinal R.","non-dropping-particle":"","parse-names":false,"suffix":""},{"dropping-particle":"","family":"Banerjee","given":"A.M.","non-dropping-particle":"","parse-names":false,"suffix":""},{"dropping-particle":"","family":"Tripathi","given":"A.K.","non-dropping-particle":"","parse-names":false,"suffix":""},{"dropping-particle":"","family":"Bharadwaj","given":"S.R.","non-dropping-particle":"","parse-names":false,"suffix":""}],"container-title":"Functional Materials","id":"ITEM-1","issued":{"date-parts":[["2012","1","1"]]},"page":"579-606","publisher":"Elsevier","title":"Fundamentals and Applications of the Photocatalytic Water Splitting Reaction","type":"chapter"},"uris":["http://www.mendeley.com/documents/?uuid=f1cab17a-3049-31bc-b64f-15c009dfdba4"]}],"mendeley":{"formattedCitation":"[40]","plainTextFormattedCitation":"[40]","previouslyFormattedCitation":"[40]"},"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[40]</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Thus, for water to be split by a photocatalyst, the band gap energy of the semiconductor material must exceed the free energy (1.23 eV) of water splitting</w:t>
      </w:r>
      <w:r>
        <w:fldChar w:fldCharType="begin"/>
      </w:r>
      <w:r>
        <w:rPr>
          <w:sz w:val="24"/>
          <w:szCs w:val="24"/>
          <w:rFonts w:cs="Times New Roman" w:ascii="Times New Roman" w:hAnsi="Times New Roman"/>
        </w:rPr>
        <w:instrText>ADDIN CSL_CITATION {"citationItems":[{"id":"ITEM-1","itemData":{"DOI":"10.1021/acscatal.7b03437","ISSN":"21555435","abstract":"Hydrogen generation from the direct splitting of water by photocatalysis is regarded as a promising and renewable solution for the energy crisis. The key to realize this reaction is to find an efficient and robust photocatalyst that ideally makes use of the energy from sunlight. Recently, due to the attractive properties such as appropriate band structure, ultrahigh specific surface area, and more exposed active sites, two-dimensional (2D) photocatalysts have attracted significant attention for photocatalytic water splitting. This Review attempts to summarize recent progress in the fabrication and applications of 2D photocatalysts including graphene-based photocatalysts, 2D oxides, 2D chalcogenides, 2D carbon nitride, and some other emerging 2D materials for water splitting. The construction strategies and characterization techniques for 2D/2D photocatalysts are summarized. Particular attention has been paid to the role of 2D/2D interfaces in these 2D photocatalysts as the interfaces and heterojunctions are critical for facilitating charge separation and improving photocatalysis efficiency. We also critically discuss their stability as photocatalysts for water splitting. Finally, we highlight the ongoing challenges and opportunities for the future development of 2D photocatalysts in this exciting and still emerging area of research.","author":[{"dropping-particle":"","family":"Su","given":"Tongming","non-dropping-particle":"","parse-names":false,"suffix":""},{"dropping-particle":"","family":"Shao","given":"Qian","non-dropping-particle":"","parse-names":false,"suffix":""},{"dropping-particle":"","family":"Qin","given":"Zuzeng","non-dropping-particle":"","parse-names":false,"suffix":""},{"dropping-particle":"","family":"Guo","given":"Zhanhu","non-dropping-particle":"","parse-names":false,"suffix":""},{"dropping-particle":"","family":"Wu","given":"Zili","non-dropping-particle":"","parse-names":false,"suffix":""}],"container-title":"ACS Catalysis","id":"ITEM-1","issue":"3","issued":{"date-parts":[["2018"]]},"page":"2253-2276","title":"Role of Interfaces in Two-Dimensional Photocatalyst for Water Splitting","type":"article-journal","volume":"8"},"uris":["http://www.mendeley.com/documents/?uuid=c384b4c8-4759-47ba-a674-0e87286801ce"]}],"mendeley":{"formattedCitation":"[34]","plainTextFormattedCitation":"[34]","previouslyFormattedCitation":"[34]"},"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[34]</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and o</w:t>
      </w:r>
      <w:commentRangeStart w:id="25"/>
      <w:r>
        <w:rPr>
          <w:rFonts w:cs="Times New Roman" w:ascii="Times New Roman" w:hAnsi="Times New Roman"/>
          <w:sz w:val="24"/>
          <w:szCs w:val="24"/>
        </w:rPr>
        <w:t>verpotentials from resistance and the slow reaction within the system can, however, increase the band gap</w:t>
      </w:r>
      <w:ins w:id="27" w:author="Unknown Author" w:date="2022-08-03T13:25:23Z">
        <w:r>
          <w:rPr>
            <w:rFonts w:cs="Times New Roman" w:ascii="Times New Roman" w:hAnsi="Times New Roman"/>
            <w:sz w:val="24"/>
            <w:szCs w:val="24"/>
          </w:rPr>
        </w:r>
      </w:ins>
      <w:r>
        <w:fldChar w:fldCharType="begin"/>
      </w:r>
      <w:r>
        <w:rPr>
          <w:sz w:val="24"/>
          <w:szCs w:val="24"/>
          <w:rFonts w:cs="Times New Roman" w:ascii="Times New Roman" w:hAnsi="Times New Roman"/>
        </w:rPr>
        <w:instrText>ADDIN CSL_CITATION {"citationItems":[{"id":"ITEM-1","itemData":{"DOI":"10.3390/catal12050468","ISBN":"2711717674","ISSN":"20734344","abstract":"The quest for a clean, renewable and sustainable energy future has been highly sought for by the scientific community over the last four decades. Photocatalytic water splitting is a very promising technology to proffer a solution to present day environmental pollution and energy crises by generating hydrogen fuel through a “green route” without environmental pollution. Transition metal dichalcogenides (TMDCs) have outstanding properties which make them show great potential as effective co-catalysts with photocatalytic materials such as TiO2, ZnO and CdS for photocatalytic water splitting. Integration of TMDCs with a photocatalyst such as TiO2 provides novel nanohybrid composite materials with outstanding characteristics. In this review, we present the current state of research in the application of TMDCs in photocatalytic water splitting. Three main aspects which consider their properties, advances in the synthesis routes of layered TMDCs and their composites as well as their photocatalytic performances in the water splitting reaction are discussed. Finally, we raise some challenges and perspectives in their future application as materials for water-splitting photocatalysts.","author":[{"dropping-particle":"","family":"Fadojutimi","given":"Paul O.","non-dropping-particle":"","parse-names":false,"suffix":""},{"dropping-particle":"","family":"Gqoba","given":"Siziwe S.","non-dropping-particle":"","parse-names":false,"suffix":""},{"dropping-particle":"","family":"Tetana","given":"Zikhona N.","non-dropping-particle":"","parse-names":false,"suffix":""},{"dropping-particle":"","family":"Moma","given":"John","non-dropping-particle":"","parse-names":false,"suffix":""}],"container-title":"Catalysts","id":"ITEM-1","issue":"5","issued":{"date-parts":[["2022"]]},"title":"Transition Metal Dichalcogenides [MX2] in Photocatalytic Water Splitting","type":"article-journal","volume":"12"},"uris":["http://www.mendeley.com/documents/?uuid=e8fc6c91-d28a-4fa1-9b45-19e49aef0b08"]}],"mendeley":{"formattedCitation":"[26]","plainTextFormattedCitation":"[26]","previouslyFormattedCitation":"[26]"},"properties":{"noteIndex":0},"schema":"https://github.com/citation-style-language/schema/raw/master/csl-citation.json"}</w:instrText>
      </w:r>
      <w:commentRangeEnd w:id="25"/>
      <w:r>
        <w:commentReference w:id="25"/>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[26]</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w:t>
      </w:r>
      <w:commentRangeStart w:id="26"/>
      <w:r>
        <w:rPr>
          <w:rFonts w:cs="Times New Roman" w:ascii="Times New Roman" w:hAnsi="Times New Roman"/>
          <w:sz w:val="24"/>
          <w:szCs w:val="24"/>
        </w:rPr>
        <w:t>The equation summarizing the reaction process is presented in Equation 3, which shows that the holes react with water molecules to give hydrogen ions, which react with the electrons to produce hydrogen</w:t>
      </w:r>
      <w:ins w:id="28" w:author="Unknown Author" w:date="2022-08-03T13:28:31Z">
        <w:r>
          <w:rPr>
            <w:rFonts w:cs="Times New Roman" w:ascii="Times New Roman" w:hAnsi="Times New Roman"/>
            <w:sz w:val="24"/>
            <w:szCs w:val="24"/>
          </w:rPr>
        </w:r>
      </w:ins>
      <w:commentRangeEnd w:id="26"/>
      <w:r>
        <w:commentReference w:id="26"/>
      </w:r>
      <w:r>
        <w:rPr>
          <w:rFonts w:cs="Times New Roman" w:ascii="Times New Roman" w:hAnsi="Times New Roman"/>
          <w:sz w:val="24"/>
          <w:szCs w:val="24"/>
        </w:rPr>
        <w:t>. This reaction progresses in a 2:1 stoichiometry ratio</w:t>
      </w:r>
      <w:r>
        <w:fldChar w:fldCharType="begin"/>
      </w:r>
      <w:r>
        <w:rPr>
          <w:sz w:val="24"/>
          <w:szCs w:val="24"/>
          <w:rFonts w:cs="Times New Roman" w:ascii="Times New Roman" w:hAnsi="Times New Roman"/>
        </w:rPr>
        <w:instrText>ADDIN CSL_CITATION {"citationItems":[{"id":"ITEM-1","itemData":{"DOI":"10.53063/synsint.2021.1468","ISSN":"2564-0186","abstract":"In recent decades, the use of photocatalysts in the evolution of hydrogen (H2) has received much attention. However, the use of the well-known titanium oxide and another photocatalyst as a base for noble metals is limited due to their major weakness in electron-hole pair separation. The use of cocatalysts can be a good way to overcome this problem and provide better performance for the evolution of hydrogen. In this review, suitable high-efficiency cocatalysts for solar hydrogen production have been thoroughly reviewed. New strategies and solutions were examined in terms of increasing the recombination of charge carriers, designing reactive sites, and enhancing the wavelengths of light absorption. Several new types of cocatalysts based on semiconductors in noble groups and dual metals have been evaluated. It is expected that these photocatalysts will be able to reduce the activation energy of reaction and charge separation. In this regard, the existing views and challenges in the field of photocatalysts are presented. The characteristics of monoatomic photocatalysts are reviewed in this manuscript and the latest advances in this field are summarized. Further, the future trends and upcoming research are also briefly discussed. Finally, this review presents noble metal-based photocatalysts for providing suitable photocatalysts on a larger scale and improving their applicability.","author":[{"dropping-particle":"","family":"Akhoondi","given":"Asieh","non-dropping-particle":"","parse-names":false,"suffix":""},{"dropping-particle":"","family":"Sharma","given":"Ankush","non-dropping-particle":"","parse-names":false,"suffix":""},{"dropping-particle":"","family":"Pathak","given":"Dinesh","non-dropping-particle":"","parse-names":false,"suffix":""},{"dropping-particle":"","family":"Yusuf","given":"Mohammad","non-dropping-particle":"","parse-names":false,"suffix":""},{"dropping-particle":"","family":"Demissie","given":"Taye B.","non-dropping-particle":"","parse-names":false,"suffix":""},{"dropping-particle":"","family":"Guo","given":"Rui-tang","non-dropping-particle":"","parse-names":false,"suffix":""},{"dropping-particle":"","family":"Ali","given":"Adnan","non-dropping-particle":"","parse-names":false,"suffix":""}],"container-title":"Synthesis and Sintering","id":"ITEM-1","issue":"4","issued":{"date-parts":[["2021"]]},"page":"223-241","title":"Hydrogen evolution via noble metals based photocatalysts: A review","type":"article-journal","volume":"1"},"uris":["http://www.mendeley.com/documents/?uuid=aa629884-307d-4181-aabd-fe3c4e844c01"]}],"mendeley":{"formattedCitation":"[48]","plainTextFormattedCitation":"[48]","previouslyFormattedCitation":"[48]"},"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[48]</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w:t>
      </w:r>
    </w:p>
    <w:p>
      <w:pPr>
        <w:pStyle w:val="Normal"/>
        <w:spacing w:lineRule="auto" w:line="480"/>
        <w:jc w:val="center"/>
        <w:rPr>
          <w:rFonts w:ascii="Times New Roman" w:hAnsi="Times New Roman" w:cs="Times New Roman"/>
        </w:rPr>
      </w:pPr>
      <w:r>
        <w:rPr/>
        <w:drawing>
          <wp:inline distT="0" distB="0" distL="0" distR="0">
            <wp:extent cx="3656965" cy="2886075"/>
            <wp:effectExtent l="0" t="0" r="0" b="0"/>
            <wp:docPr id="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
                    <pic:cNvPicPr>
                      <a:picLocks noChangeAspect="1" noChangeArrowheads="1"/>
                    </pic:cNvPicPr>
                  </pic:nvPicPr>
                  <pic:blipFill>
                    <a:blip r:embed="rId4"/>
                    <a:stretch>
                      <a:fillRect/>
                    </a:stretch>
                  </pic:blipFill>
                  <pic:spPr bwMode="auto">
                    <a:xfrm>
                      <a:off x="0" y="0"/>
                      <a:ext cx="3656965" cy="2886075"/>
                    </a:xfrm>
                    <a:prstGeom prst="rect">
                      <a:avLst/>
                    </a:prstGeom>
                  </pic:spPr>
                </pic:pic>
              </a:graphicData>
            </a:graphic>
          </wp:inline>
        </w:drawing>
      </w:r>
    </w:p>
    <w:p>
      <w:pPr>
        <w:pStyle w:val="Normal"/>
        <w:spacing w:lineRule="auto" w:line="480"/>
        <w:jc w:val="center"/>
        <w:rPr>
          <w:rFonts w:ascii="Times New Roman" w:hAnsi="Times New Roman" w:cs="Times New Roman"/>
        </w:rPr>
      </w:pPr>
      <w:r>
        <w:rPr>
          <w:rFonts w:cs="Times New Roman" w:ascii="Times New Roman" w:hAnsi="Times New Roman"/>
        </w:rPr>
      </w:r>
    </w:p>
    <w:p>
      <w:pPr>
        <w:pStyle w:val="Normal"/>
        <w:spacing w:lineRule="auto" w:line="480"/>
        <w:jc w:val="center"/>
        <w:rPr>
          <w:rFonts w:ascii="Times New Roman" w:hAnsi="Times New Roman" w:cs="Times New Roman"/>
          <w:sz w:val="24"/>
          <w:szCs w:val="24"/>
        </w:rPr>
      </w:pPr>
      <w:r>
        <w:rPr/>
        <w:drawing>
          <wp:inline distT="0" distB="0" distL="0" distR="0">
            <wp:extent cx="3548380" cy="107632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rcRect l="0" t="9629" r="0" b="0"/>
                    <a:stretch>
                      <a:fillRect/>
                    </a:stretch>
                  </pic:blipFill>
                  <pic:spPr bwMode="auto">
                    <a:xfrm>
                      <a:off x="0" y="0"/>
                      <a:ext cx="3548380" cy="1076325"/>
                    </a:xfrm>
                    <a:prstGeom prst="rect">
                      <a:avLst/>
                    </a:prstGeom>
                  </pic:spPr>
                </pic:pic>
              </a:graphicData>
            </a:graphic>
          </wp:inline>
        </w:drawing>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Overall, the hydrogen evolution through water splitting reaction on a semiconductor photocatalyst proceeds with the following steps summarized in figure 2</w:t>
      </w:r>
      <w:r>
        <w:fldChar w:fldCharType="begin"/>
      </w:r>
      <w:r>
        <w:rPr>
          <w:sz w:val="24"/>
          <w:szCs w:val="24"/>
          <w:rFonts w:cs="Times New Roman" w:ascii="Times New Roman" w:hAnsi="Times New Roman"/>
        </w:rPr>
        <w:instrText>ADDIN CSL_CITATION {"citationItems":[{"id":"ITEM-1","itemData":{"DOI":"10.1016/B978-0-12-385142-0.00014-3","ISBN":"978-0-12-385142-0","abstract":"The overall water splitting reaction on a semiconductor photocatalyst occurs in three steps, which are as follows: the photocatalyst absorbs photon energy greater than the band-gap of the semiconductor material and generates photo-excited electron-hole pairs in the bulk; the photo-excited electrons and holes separate and migrate to the surface with minimum recombination; adsorbed species are reduced and oxidized by the photo-generated electrons and holes to produce H2 and O2, respectively, at different surface reaction sites. Different types of experimental setup have been used for water splitting reactions. The two major reaction cells used are the inner and outer irradiation types. The inner irradiation type consists of the photocatalytic reactant solution placed in the annular cylindrical zone of a quartz reactor with the light source placed at the centre. In the outer irradiation type, the photocatalytic reactant solution is placed in a cylindrical or cubical quartz cell at a distance from the light source. Thus, the inner irradiation type is much more efficient than the outer irradiation one. This is because in the inner irradiation type the light reaches the catalyst from all directions and more surface of the photocatalyst is exposed to it. Photocatalytic water splitting is an attractive and challenging theme in chemistry. Moreover, powdered photocatalyst systems will be advantageous for large-scale application of solar water splitting because of their simplicity. © 2012 Elsevier Inc. All rights reserved.","author":[{"dropping-particle":"","family":"Pai","given":"Mrinal R.","non-dropping-particle":"","parse-names":false,"suffix":""},{"dropping-particle":"","family":"Banerjee","given":"A.M.","non-dropping-particle":"","parse-names":false,"suffix":""},{"dropping-particle":"","family":"Tripathi","given":"A.K.","non-dropping-particle":"","parse-names":false,"suffix":""},{"dropping-particle":"","family":"Bharadwaj","given":"S.R.","non-dropping-particle":"","parse-names":false,"suffix":""}],"container-title":"Functional Materials","id":"ITEM-1","issued":{"date-parts":[["2012","1","1"]]},"page":"579-606","publisher":"Elsevier","title":"Fundamentals and Applications of the Photocatalytic Water Splitting Reaction","type":"chapter"},"uris":["http://www.mendeley.com/documents/?uuid=f1cab17a-3049-31bc-b64f-15c009dfdba4"]}],"mendeley":{"formattedCitation":"[40]","plainTextFormattedCitation":"[40]","previouslyFormattedCitation":"[40]"},"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[40]</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w:t>
      </w:r>
    </w:p>
    <w:p>
      <w:pPr>
        <w:pStyle w:val="Normal"/>
        <w:spacing w:lineRule="auto" w:line="480"/>
        <w:jc w:val="center"/>
        <w:rPr>
          <w:rFonts w:ascii="Times New Roman" w:hAnsi="Times New Roman" w:cs="Times New Roman"/>
          <w:sz w:val="24"/>
          <w:szCs w:val="24"/>
        </w:rPr>
      </w:pPr>
      <w:r>
        <w:rPr/>
        <w:drawing>
          <wp:inline distT="0" distB="0" distL="0" distR="0">
            <wp:extent cx="4612005" cy="2476500"/>
            <wp:effectExtent l="0" t="0" r="0" b="0"/>
            <wp:docPr id="5"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Diagram&#10;&#10;Description automatically generated"/>
                    <pic:cNvPicPr>
                      <a:picLocks noChangeAspect="1" noChangeArrowheads="1"/>
                    </pic:cNvPicPr>
                  </pic:nvPicPr>
                  <pic:blipFill>
                    <a:blip r:embed="rId6"/>
                    <a:stretch>
                      <a:fillRect/>
                    </a:stretch>
                  </pic:blipFill>
                  <pic:spPr bwMode="auto">
                    <a:xfrm>
                      <a:off x="0" y="0"/>
                      <a:ext cx="4612005" cy="2476500"/>
                    </a:xfrm>
                    <a:prstGeom prst="rect">
                      <a:avLst/>
                    </a:prstGeom>
                  </pic:spPr>
                </pic:pic>
              </a:graphicData>
            </a:graphic>
          </wp:inline>
        </w:drawing>
      </w:r>
    </w:p>
    <w:p>
      <w:pPr>
        <w:pStyle w:val="ListParagraph"/>
        <w:numPr>
          <w:ilvl w:val="0"/>
          <w:numId w:val="1"/>
        </w:numPr>
        <w:spacing w:lineRule="auto" w:line="480"/>
        <w:jc w:val="both"/>
        <w:rPr>
          <w:rFonts w:ascii="Times New Roman" w:hAnsi="Times New Roman" w:cs="Times New Roman"/>
          <w:sz w:val="24"/>
          <w:szCs w:val="24"/>
        </w:rPr>
      </w:pPr>
      <w:r>
        <w:rPr>
          <w:rFonts w:cs="Times New Roman" w:ascii="Times New Roman" w:hAnsi="Times New Roman"/>
          <w:sz w:val="24"/>
          <w:szCs w:val="24"/>
        </w:rPr>
        <w:t xml:space="preserve">Photon energy from a light source greater than the band gap energy of the semiconductor is absorbed which in turn generates electron-hole pairs  </w:t>
      </w:r>
    </w:p>
    <w:p>
      <w:pPr>
        <w:pStyle w:val="ListParagraph"/>
        <w:numPr>
          <w:ilvl w:val="0"/>
          <w:numId w:val="1"/>
        </w:numPr>
        <w:spacing w:lineRule="auto" w:line="480"/>
        <w:jc w:val="both"/>
        <w:rPr>
          <w:rFonts w:ascii="Times New Roman" w:hAnsi="Times New Roman" w:cs="Times New Roman"/>
          <w:sz w:val="24"/>
          <w:szCs w:val="24"/>
        </w:rPr>
      </w:pPr>
      <w:r>
        <w:rPr>
          <w:rFonts w:cs="Times New Roman" w:ascii="Times New Roman" w:hAnsi="Times New Roman"/>
          <w:sz w:val="24"/>
          <w:szCs w:val="24"/>
        </w:rPr>
        <w:t>The electron-hole pairs generated by excitation process separate with minimum recombination and then migrate to the surface of the catalyst</w:t>
      </w:r>
    </w:p>
    <w:p>
      <w:pPr>
        <w:pStyle w:val="ListParagraph"/>
        <w:numPr>
          <w:ilvl w:val="0"/>
          <w:numId w:val="1"/>
        </w:numPr>
        <w:spacing w:lineRule="auto" w:line="480"/>
        <w:jc w:val="both"/>
        <w:rPr>
          <w:rFonts w:ascii="Times New Roman" w:hAnsi="Times New Roman" w:cs="Times New Roman"/>
          <w:sz w:val="24"/>
          <w:szCs w:val="24"/>
        </w:rPr>
      </w:pPr>
      <w:r>
        <w:rPr>
          <w:rFonts w:cs="Times New Roman" w:ascii="Times New Roman" w:hAnsi="Times New Roman"/>
          <w:sz w:val="24"/>
          <w:szCs w:val="24"/>
        </w:rPr>
        <w:t>On the various reaction sites, the adsorbed water molecules are oxidized and reduced by the migrated holes and electrons to give O</w:t>
      </w:r>
      <w:r>
        <w:rPr>
          <w:rFonts w:cs="Times New Roman" w:ascii="Times New Roman" w:hAnsi="Times New Roman"/>
          <w:sz w:val="24"/>
          <w:szCs w:val="24"/>
          <w:vertAlign w:val="subscript"/>
        </w:rPr>
        <w:t>2</w:t>
      </w:r>
      <w:r>
        <w:rPr>
          <w:rFonts w:cs="Times New Roman" w:ascii="Times New Roman" w:hAnsi="Times New Roman"/>
          <w:sz w:val="24"/>
          <w:szCs w:val="24"/>
        </w:rPr>
        <w:t xml:space="preserve"> and H</w:t>
      </w:r>
      <w:r>
        <w:rPr>
          <w:rFonts w:cs="Times New Roman" w:ascii="Times New Roman" w:hAnsi="Times New Roman"/>
          <w:sz w:val="24"/>
          <w:szCs w:val="24"/>
          <w:vertAlign w:val="subscript"/>
        </w:rPr>
        <w:t>2</w:t>
      </w:r>
      <w:r>
        <w:rPr>
          <w:rFonts w:cs="Times New Roman" w:ascii="Times New Roman" w:hAnsi="Times New Roman"/>
          <w:sz w:val="24"/>
          <w:szCs w:val="24"/>
        </w:rPr>
        <w:t xml:space="preserve">, respectively. </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Thus, the structural, morphological, and electronical properties of the photocatalyst play a key part in the proper functioning of the first and second phases. Furthermore, the stability of the photocatalyst is essential in other to prevent the backward recombination reaction of O</w:t>
      </w:r>
      <w:r>
        <w:rPr>
          <w:rFonts w:cs="Times New Roman" w:ascii="Times New Roman" w:hAnsi="Times New Roman"/>
          <w:sz w:val="24"/>
          <w:szCs w:val="24"/>
          <w:vertAlign w:val="subscript"/>
        </w:rPr>
        <w:t>2</w:t>
      </w:r>
      <w:r>
        <w:rPr>
          <w:rFonts w:cs="Times New Roman" w:ascii="Times New Roman" w:hAnsi="Times New Roman"/>
          <w:sz w:val="24"/>
          <w:szCs w:val="24"/>
        </w:rPr>
        <w:t xml:space="preserve"> and H</w:t>
      </w:r>
      <w:r>
        <w:rPr>
          <w:rFonts w:cs="Times New Roman" w:ascii="Times New Roman" w:hAnsi="Times New Roman"/>
          <w:sz w:val="24"/>
          <w:szCs w:val="24"/>
          <w:vertAlign w:val="subscript"/>
        </w:rPr>
        <w:t>2</w:t>
      </w:r>
      <w:r>
        <w:rPr>
          <w:rFonts w:cs="Times New Roman" w:ascii="Times New Roman" w:hAnsi="Times New Roman"/>
          <w:sz w:val="24"/>
          <w:szCs w:val="24"/>
        </w:rPr>
        <w:t>; Other fundamental conditions guiding the principles of the photocatalytic splitting of water includes increased surface area which in turn increases the absorption of water on the surface of the catalyst leading to enhanced reaction of photo excited electron-holes with the substrates. However, increased surface area often leads to the emergence of defects on the surface of the catalyst and these defects have been reported to be the site for electron-hole recombination. Consequently, this thus implies that as the surface area increases, the reaction gets faster and the lesser the possibility for recombination</w:t>
      </w:r>
      <w:r>
        <w:fldChar w:fldCharType="begin"/>
      </w:r>
      <w:r>
        <w:rPr>
          <w:sz w:val="24"/>
          <w:szCs w:val="24"/>
          <w:rFonts w:cs="Times New Roman" w:ascii="Times New Roman" w:hAnsi="Times New Roman"/>
        </w:rPr>
        <w:instrText>ADDIN CSL_CITATION {"citationItems":[{"id":"ITEM-1","itemData":{"DOI":"10.1016/B978-0-12-385142-0.00014-3","ISBN":"978-0-12-385142-0","abstract":"The overall water splitting reaction on a semiconductor photocatalyst occurs in three steps, which are as follows: the photocatalyst absorbs photon energy greater than the band-gap of the semiconductor material and generates photo-excited electron-hole pairs in the bulk; the photo-excited electrons and holes separate and migrate to the surface with minimum recombination; adsorbed species are reduced and oxidized by the photo-generated electrons and holes to produce H2 and O2, respectively, at different surface reaction sites. Different types of experimental setup have been used for water splitting reactions. The two major reaction cells used are the inner and outer irradiation types. The inner irradiation type consists of the photocatalytic reactant solution placed in the annular cylindrical zone of a quartz reactor with the light source placed at the centre. In the outer irradiation type, the photocatalytic reactant solution is placed in a cylindrical or cubical quartz cell at a distance from the light source. Thus, the inner irradiation type is much more efficient than the outer irradiation one. This is because in the inner irradiation type the light reaches the catalyst from all directions and more surface of the photocatalyst is exposed to it. Photocatalytic water splitting is an attractive and challenging theme in chemistry. Moreover, powdered photocatalyst systems will be advantageous for large-scale application of solar water splitting because of their simplicity. © 2012 Elsevier Inc. All rights reserved.","author":[{"dropping-particle":"","family":"Pai","given":"Mrinal R.","non-dropping-particle":"","parse-names":false,"suffix":""},{"dropping-particle":"","family":"Banerjee","given":"A.M.","non-dropping-particle":"","parse-names":false,"suffix":""},{"dropping-particle":"","family":"Tripathi","given":"A.K.","non-dropping-particle":"","parse-names":false,"suffix":""},{"dropping-particle":"","family":"Bharadwaj","given":"S.R.","non-dropping-particle":"","parse-names":false,"suffix":""}],"container-title":"Functional Materials","id":"ITEM-1","issued":{"date-parts":[["2012","1","1"]]},"page":"579-606","publisher":"Elsevier","title":"Fundamentals and Applications of the Photocatalytic Water Splitting Reaction","type":"chapter"},"uris":["http://www.mendeley.com/documents/?uuid=f1cab17a-3049-31bc-b64f-15c009dfdba4"]}],"mendeley":{"formattedCitation":"[40]","plainTextFormattedCitation":"[40]","previouslyFormattedCitation":"[40]"},"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[40]</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Therefore, to achieve a optimum performance from a photocatalyst, optimum crystallinity and surface area are required. </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Despite the year of research and the continued interest in the design of photocatalysts, there remains a significant gap in developing a material that will be very efficient and robust enough for practical solar fuel production</w:t>
      </w:r>
      <w:r>
        <w:fldChar w:fldCharType="begin"/>
      </w:r>
      <w:r>
        <w:rPr>
          <w:sz w:val="24"/>
          <w:szCs w:val="24"/>
          <w:rFonts w:cs="Times New Roman" w:ascii="Times New Roman" w:hAnsi="Times New Roman"/>
        </w:rPr>
        <w:instrText>ADDIN CSL_CITATION {"citationItems":[{"id":"ITEM-1","itemData":{"DOI":"10.1039/c2cs35355e","ISSN":"14604744","abstract":"There is increasing interest in developing artificial systems that can mimic natural photosynthesis to directly harvest and convert solar energy into usable or storable energy resources. Photocatalysis, in which solar photons are used to drive redox reactions to produce chemical fuel, is the central process to achieve this goal. Despite significant efforts to date, a practically viable photocatalyst with sufficient efficiency, stability and low cost is yet to be demonstrated. It is often difficult to simultaneously achieve these different performance metrics with a single material component. The heterogeneous photocatalysts with multiple integrated functional components could combine the advantages of different components to overcome the drawbacks of single component photocatalysts. A wide range of heterostructures, including metal/semiconductor, semiconductor/semiconductor, molecule/semiconductor and multi-heteronanostructures, have been explored for improved photocatalysts by increasing the light absorption, promoting the charge separation and transportation, enhancing the redox catalytic activity and prolonging the functional life-time. The present review gives a concise overview of heterogeneous photocatalysts with a focus on the relationship between the structural architecture and the photocatalytic activity and stability. © 2013 The Royal Society of Chemistry.","author":[{"dropping-particle":"","family":"Qu","given":"Yongquan","non-dropping-particle":"","parse-names":false,"suffix":""},{"dropping-particle":"","family":"Duan","given":"Xiangfeng","non-dropping-particle":"","parse-names":false,"suffix":""}],"container-title":"Chemical Society Reviews","id":"ITEM-1","issue":"7","issued":{"date-parts":[["2013"]]},"page":"2568-2580","title":"Progress, challenge and perspective of heterogeneous photocatalysts","type":"article-journal","volume":"42"},"uris":["http://www.mendeley.com/documents/?uuid=ce6b5114-d6c5-4ed4-8a14-f0a938903c84"]}],"mendeley":{"formattedCitation":"[49]","plainTextFormattedCitation":"[49]","previouslyFormattedCitation":"[49]"},"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[49]</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This is so because most of the available photocatalysts to date only function in the ultraviolet (UV) or near UV regime, which limits their application because of some related factors such as the mismatch between the band gap of the semiconductor and the solar spectrum, instability brought about by degradation of the semiconductor materials and inefficient charge separation and transportation</w:t>
      </w:r>
      <w:r>
        <w:fldChar w:fldCharType="begin"/>
      </w:r>
      <w:r>
        <w:rPr>
          <w:sz w:val="24"/>
          <w:szCs w:val="24"/>
          <w:rFonts w:cs="Times New Roman" w:ascii="Times New Roman" w:hAnsi="Times New Roman"/>
        </w:rPr>
        <w:instrText>ADDIN CSL_CITATION {"citationItems":[{"id":"ITEM-1","itemData":{"DOI":"10.1039/c2cs35355e","ISSN":"14604744","abstract":"There is increasing interest in developing artificial systems that can mimic natural photosynthesis to directly harvest and convert solar energy into usable or storable energy resources. Photocatalysis, in which solar photons are used to drive redox reactions to produce chemical fuel, is the central process to achieve this goal. Despite significant efforts to date, a practically viable photocatalyst with sufficient efficiency, stability and low cost is yet to be demonstrated. It is often difficult to simultaneously achieve these different performance metrics with a single material component. The heterogeneous photocatalysts with multiple integrated functional components could combine the advantages of different components to overcome the drawbacks of single component photocatalysts. A wide range of heterostructures, including metal/semiconductor, semiconductor/semiconductor, molecule/semiconductor and multi-heteronanostructures, have been explored for improved photocatalysts by increasing the light absorption, promoting the charge separation and transportation, enhancing the redox catalytic activity and prolonging the functional life-time. The present review gives a concise overview of heterogeneous photocatalysts with a focus on the relationship between the structural architecture and the photocatalytic activity and stability. © 2013 The Royal Society of Chemistry.","author":[{"dropping-particle":"","family":"Qu","given":"Yongquan","non-dropping-particle":"","parse-names":false,"suffix":""},{"dropping-particle":"","family":"Duan","given":"Xiangfeng","non-dropping-particle":"","parse-names":false,"suffix":""}],"container-title":"Chemical Society Reviews","id":"ITEM-1","issue":"7","issued":{"date-parts":[["2013"]]},"page":"2568-2580","title":"Progress, challenge and perspective of heterogeneous photocatalysts","type":"article-journal","volume":"42"},"uris":["http://www.mendeley.com/documents/?uuid=ce6b5114-d6c5-4ed4-8a14-f0a938903c84"]}],"mendeley":{"formattedCitation":"[49]","plainTextFormattedCitation":"[49]","previouslyFormattedCitation":"[49]"},"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[49]</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Furthermore, the inadequate charge separation often leads to recombination of the generated electron-hole pair on their way to the surface of the catalyst, which in turn lower efficiency</w:t>
      </w:r>
      <w:r>
        <w:fldChar w:fldCharType="begin"/>
      </w:r>
      <w:r>
        <w:rPr>
          <w:sz w:val="24"/>
          <w:szCs w:val="24"/>
          <w:rFonts w:cs="Times New Roman" w:ascii="Times New Roman" w:hAnsi="Times New Roman"/>
        </w:rPr>
        <w:instrText>ADDIN CSL_CITATION {"citationItems":[{"id":"ITEM-1","itemData":{"DOI":"10.1021/acscatal.7b03437","ISSN":"21555435","abstract":"Hydrogen generation from the direct splitting of water by photocatalysis is regarded as a promising and renewable solution for the energy crisis. The key to realize this reaction is to find an efficient and robust photocatalyst that ideally makes use of the energy from sunlight. Recently, due to the attractive properties such as appropriate band structure, ultrahigh specific surface area, and more exposed active sites, two-dimensional (2D) photocatalysts have attracted significant attention for photocatalytic water splitting. This Review attempts to summarize recent progress in the fabrication and applications of 2D photocatalysts including graphene-based photocatalysts, 2D oxides, 2D chalcogenides, 2D carbon nitride, and some other emerging 2D materials for water splitting. The construction strategies and characterization techniques for 2D/2D photocatalysts are summarized. Particular attention has been paid to the role of 2D/2D interfaces in these 2D photocatalysts as the interfaces and heterojunctions are critical for facilitating charge separation and improving photocatalysis efficiency. We also critically discuss their stability as photocatalysts for water splitting. Finally, we highlight the ongoing challenges and opportunities for the future development of 2D photocatalysts in this exciting and still emerging area of research.","author":[{"dropping-particle":"","family":"Su","given":"Tongming","non-dropping-particle":"","parse-names":false,"suffix":""},{"dropping-particle":"","family":"Shao","given":"Qian","non-dropping-particle":"","parse-names":false,"suffix":""},{"dropping-particle":"","family":"Qin","given":"Zuzeng","non-dropping-particle":"","parse-names":false,"suffix":""},{"dropping-particle":"","family":"Guo","given":"Zhanhu","non-dropping-particle":"","parse-names":false,"suffix":""},{"dropping-particle":"","family":"Wu","given":"Zili","non-dropping-particle":"","parse-names":false,"suffix":""}],"container-title":"ACS Catalysis","id":"ITEM-1","issue":"3","issued":{"date-parts":[["2018"]]},"page":"2253-2276","title":"Role of Interfaces in Two-Dimensional Photocatalyst for Water Splitting","type":"article-journal","volume":"8"},"uris":["http://www.mendeley.com/documents/?uuid=c384b4c8-4759-47ba-a674-0e87286801ce"]}],"mendeley":{"formattedCitation":"[34]","plainTextFormattedCitation":"[34]","previouslyFormattedCitation":"[34]"},"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[34]</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Thus, there is a need to shorten the distance of the charge transfer and increase the portion of the exposed surface to separate the electron−hole pairs effectively. This phenomenon has been adequately  addressed in 2D materials like transition metal chalcogenides due to their ultra-thin nature</w:t>
      </w:r>
      <w:r>
        <w:fldChar w:fldCharType="begin"/>
      </w:r>
      <w:r>
        <w:rPr>
          <w:sz w:val="24"/>
          <w:szCs w:val="24"/>
          <w:rFonts w:cs="Times New Roman" w:ascii="Times New Roman" w:hAnsi="Times New Roman"/>
        </w:rPr>
        <w:instrText>ADDIN CSL_CITATION {"citationItems":[{"id":"ITEM-1","itemData":{"DOI":"10.1021/acscatal.7b03437","ISSN":"21555435","abstract":"Hydrogen generation from the direct splitting of water by photocatalysis is regarded as a promising and renewable solution for the energy crisis. The key to realize this reaction is to find an efficient and robust photocatalyst that ideally makes use of the energy from sunlight. Recently, due to the attractive properties such as appropriate band structure, ultrahigh specific surface area, and more exposed active sites, two-dimensional (2D) photocatalysts have attracted significant attention for photocatalytic water splitting. This Review attempts to summarize recent progress in the fabrication and applications of 2D photocatalysts including graphene-based photocatalysts, 2D oxides, 2D chalcogenides, 2D carbon nitride, and some other emerging 2D materials for water splitting. The construction strategies and characterization techniques for 2D/2D photocatalysts are summarized. Particular attention has been paid to the role of 2D/2D interfaces in these 2D photocatalysts as the interfaces and heterojunctions are critical for facilitating charge separation and improving photocatalysis efficiency. We also critically discuss their stability as photocatalysts for water splitting. Finally, we highlight the ongoing challenges and opportunities for the future development of 2D photocatalysts in this exciting and still emerging area of research.","author":[{"dropping-particle":"","family":"Su","given":"Tongming","non-dropping-particle":"","parse-names":false,"suffix":""},{"dropping-particle":"","family":"Shao","given":"Qian","non-dropping-particle":"","parse-names":false,"suffix":""},{"dropping-particle":"","family":"Qin","given":"Zuzeng","non-dropping-particle":"","parse-names":false,"suffix":""},{"dropping-particle":"","family":"Guo","given":"Zhanhu","non-dropping-particle":"","parse-names":false,"suffix":""},{"dropping-particle":"","family":"Wu","given":"Zili","non-dropping-particle":"","parse-names":false,"suffix":""}],"container-title":"ACS Catalysis","id":"ITEM-1","issue":"3","issued":{"date-parts":[["2018"]]},"page":"2253-2276","title":"Role of Interfaces in Two-Dimensional Photocatalyst for Water Splitting","type":"article-journal","volume":"8"},"uris":["http://www.mendeley.com/documents/?uuid=c384b4c8-4759-47ba-a674-0e87286801ce"]}],"mendeley":{"formattedCitation":"[34]","plainTextFormattedCitation":"[34]","previouslyFormattedCitation":"[34]"},"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[34]</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w:t>
      </w:r>
    </w:p>
    <w:p>
      <w:pPr>
        <w:pStyle w:val="Normal"/>
        <w:spacing w:lineRule="auto" w:line="480"/>
        <w:jc w:val="both"/>
        <w:rPr>
          <w:rFonts w:ascii="Times New Roman" w:hAnsi="Times New Roman" w:cs="Times New Roman"/>
          <w:b/>
          <w:b/>
          <w:bCs/>
          <w:sz w:val="24"/>
          <w:szCs w:val="24"/>
        </w:rPr>
      </w:pPr>
      <w:r>
        <w:rPr>
          <w:rFonts w:cs="Times New Roman" w:ascii="Times New Roman" w:hAnsi="Times New Roman"/>
          <w:b/>
          <w:bCs/>
          <w:sz w:val="24"/>
          <w:szCs w:val="24"/>
        </w:rPr>
        <w:t xml:space="preserve">3. Two-Dimensional (2D) Materials </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Generally, the change from three-dimensional (3D) to two-dimensional (2D) materials has been found to bring about an increase in the band gap due to the effect of quantum confinement, which causes a blue shift in the optical absorption of 2D photocatalysts</w:t>
      </w:r>
      <w:r>
        <w:fldChar w:fldCharType="begin"/>
      </w:r>
      <w:r>
        <w:rPr>
          <w:sz w:val="24"/>
          <w:szCs w:val="24"/>
          <w:rFonts w:cs="Times New Roman" w:ascii="Times New Roman" w:hAnsi="Times New Roman"/>
        </w:rPr>
        <w:instrText>ADDIN CSL_CITATION {"citationItems":[{"id":"ITEM-1","itemData":{"DOI":"10.1021/acs.nanolett.5b02895","ISSN":"15306992","abstract":"The electronic structure of 2D semiconductors depends on their thickness, providing new opportunities to engineer semiconductors for energy conversion, electronics, and catalysis. Here we show how a 3D semiconductor, black phosphorus, becomes active for solar-to-chemical energy conversion when it is thinned to a 2D material. The increase in its band gap, from 0.3 eV (3D) to 2.1 eV (2D monolayer), is accompanied by a 40-fold enhancement in the formation of chemical products. Despite this enhancement, smaller flakes also have shorter excited state lifetimes. We deduce a mechanism in which recombination occurs at flake edges, while the \"van der Waals\" surface of black phosphorus bonds to chemical intermediates and facilitates electron transfer. The unique properties of black phosphorus highlight its potential as a customizable material for solar energy conversion and catalysis, while also allowing us to identify design rules for 2D photocatalysts that will enable further improvements in these materials. (Chemical Equation Presented).","author":[{"dropping-particle":"","family":"Hu","given":"Jun","non-dropping-particle":"","parse-names":false,"suffix":""},{"dropping-particle":"","family":"Guo","given":"Zhenkun","non-dropping-particle":"","parse-names":false,"suffix":""},{"dropping-particle":"","family":"McWilliams","given":"Peter E.","non-dropping-particle":"","parse-names":false,"suffix":""},{"dropping-particle":"","family":"Darges","given":"John E.","non-dropping-particle":"","parse-names":false,"suffix":""},{"dropping-particle":"","family":"Druffel","given":"Daniel L.","non-dropping-particle":"","parse-names":false,"suffix":""},{"dropping-particle":"","family":"Moran","given":"Andrew M.","non-dropping-particle":"","parse-names":false,"suffix":""},{"dropping-particle":"","family":"Warren","given":"Scott C.","non-dropping-particle":"","parse-names":false,"suffix":""}],"container-title":"Nano Letters","id":"ITEM-1","issue":"1","issued":{"date-parts":[["2016"]]},"page":"74-79","title":"Band Gap Engineering in a 2D Material for Solar-to-Chemical Energy Conversion","type":"article-journal","volume":"16"},"uris":["http://www.mendeley.com/documents/?uuid=560d0cf9-a3f2-4548-9f89-b2d686d55375"]}],"mendeley":{"formattedCitation":"[50]","plainTextFormattedCitation":"[50]","previouslyFormattedCitation":"[50]"},"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[50]</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These materials represent an emerging class of materials with a sheet-like structure whose thickness is comparable to a single or few atoms</w:t>
      </w:r>
      <w:r>
        <w:fldChar w:fldCharType="begin"/>
      </w:r>
      <w:r>
        <w:rPr>
          <w:sz w:val="24"/>
          <w:szCs w:val="24"/>
          <w:rFonts w:cs="Times New Roman" w:ascii="Times New Roman" w:hAnsi="Times New Roman"/>
        </w:rPr>
        <w:instrText>ADDIN CSL_CITATION {"citationItems":[{"id":"ITEM-1","itemData":{"DOI":"10.1021/acs.chemrev.6b00558","ISSN":"15206890","PMID":"28306244","abstract":"Since the discovery of mechanically exfoliated graphene in 2004, research on ultrathin two-dimensional (2D) nanomaterials has grown exponentially in the fields of condensed matter physics, material science, chemistry, and nanotechnology. Highlighting their compelling physical, chemical, electronic, and optical properties, as well as their various potential applications, in this Review, we summarize the state-of-art progress on the ultrathin 2D nanomaterials with a particular emphasis on their recent advances. First, we introduce the unique advances on ultrathin 2D nanomaterials, followed by the description of their composition and crystal structures. The assortments of their synthetic methods are then summarized, including insights on their advantages and limitations, alongside some recommendations on suitable characterization techniques. We also discuss in detail the utilization of these ultrathin 2D nanomaterials for wide ranges of potential applications among the electronics/optoelectronics, electrocatalysis, batteries, supercapacitors, solar cells, photocatalysis, and sensing platforms. Finally, the challenges and outlooks in this promising field are featured on the basis of its current development.","author":[{"dropping-particle":"","family":"Tan","given":"Chaoliang","non-dropping-particle":"","parse-names":false,"suffix":""},{"dropping-particle":"","family":"Cao","given":"Xiehong","non-dropping-particle":"","parse-names":false,"suffix":""},{"dropping-particle":"","family":"Wu","given":"Xue Jun","non-dropping-particle":"","parse-names":false,"suffix":""},{"dropping-particle":"","family":"He","given":"Qiyuan","non-dropping-particle":"","parse-names":false,"suffix":""},{"dropping-particle":"","family":"Yang","given":"Jian","non-dropping-particle":"","parse-names":false,"suffix":""},{"dropping-particle":"","family":"Zhang","given":"Xiao","non-dropping-particle":"","parse-names":false,"suffix":""},{"dropping-particle":"","family":"Chen","given":"Junze","non-dropping-particle":"","parse-names":false,"suffix":""},{"dropping-particle":"","family":"Zhao","given":"Wei","non-dropping-particle":"","parse-names":false,"suffix":""},{"dropping-particle":"","family":"Han","given":"Shikui","non-dropping-particle":"","parse-names":false,"suffix":""},{"dropping-particle":"","family":"Nam","given":"Gwang Hyeon","non-dropping-particle":"","parse-names":false,"suffix":""},{"dropping-particle":"","family":"Sindoro","given":"Melinda","non-dropping-particle":"","parse-names":false,"suffix":""},{"dropping-particle":"","family":"Zhang","given":"Hua","non-dropping-particle":"","parse-names":false,"suffix":""}],"container-title":"Chemical Reviews","id":"ITEM-1","issue":"9","issued":{"date-parts":[["2017"]]},"page":"6225-6331","title":"Recent Advances in Ultrathin Two-Dimensional Nanomaterials","type":"article-journal","volume":"117"},"uris":["http://www.mendeley.com/documents/?uuid=56f644e4-54b9-4a9c-ae25-2ffce6c95f38"]}],"mendeley":{"formattedCitation":"[36]","plainTextFormattedCitation":"[36]","previouslyFormattedCitation":"[36]"},"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[36]</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These two-dimensional materials exhibit different chemical and physical properties than their bulk counterparts. Two-dimensional materials are characterized by a weak Van der Waal force, and strong plane bonds with highly specific surface area and exotic electronic properties have been produced by layered materials</w:t>
      </w:r>
      <w:r>
        <w:fldChar w:fldCharType="begin"/>
      </w:r>
      <w:r>
        <w:rPr>
          <w:sz w:val="24"/>
          <w:szCs w:val="24"/>
          <w:rFonts w:cs="Times New Roman" w:ascii="Times New Roman" w:hAnsi="Times New Roman"/>
        </w:rPr>
        <w:instrText>ADDIN CSL_CITATION {"citationItems":[{"id":"ITEM-1","itemData":{"DOI":"10.1039/C4CC02553A","ISSN":"1359-7345","abstract":"Two-dimensional (2D) layered nanostructure composites are promising candidates for conducting high-performance energy conversion and environmental remediation. The construction of 2D layered composite photocatalysts can generate many unique properties that do not exist in other kinds of semiconductor composite photocatalyst, which are beneficial for photocatalytic performance enhancement, band gap tuning, heterojunction formation, etc. Recently, these advantages have greatly stimulated the study of 2D layered composite photocatalysts in the field of photocatalysis. This feature article summarizes the recent developments of 2D layered composite photocatalysts for photocatalytic applications, such as photocatalytic hydrogen production, bacterial disinfection, and pollutant degradation. Finally, perspectives on the challenges and opportunities for the future exploration of 2D layered composite photocatalysts are put forward. © Partner Organisations 2014.","author":[{"dropping-particle":"","family":"Low","given":"Jingxiang","non-dropping-particle":"","parse-names":false,"suffix":""},{"dropping-particle":"","family":"Cao","given":"Shaowen","non-dropping-particle":"","parse-names":false,"suffix":""},{"dropping-particle":"","family":"Yu","given":"Jiaguo","non-dropping-particle":"","parse-names":false,"suffix":""},{"dropping-particle":"","family":"Wageh","given":"Swelm","non-dropping-particle":"","parse-names":false,"suffix":""}],"container-title":"Chemical Communications","id":"ITEM-1","issue":"74","issued":{"date-parts":[["2014","5","23"]]},"page":"10768","publisher":"Royal Society of Chemistry","title":"Two-dimensional layered composite photocatalysts","type":"article-journal","volume":"50"},"uris":["http://www.mendeley.com/documents/?uuid=9b4d6f57-9ee1-4e2b-a421-92f7e0293280"]}],"mendeley":{"formattedCitation":"[51]","plainTextFormattedCitation":"[51]","previouslyFormattedCitation":"[51]"},"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[51]</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Thus, these materials possess unique chemical, physical and structural properties which have aroused many interests in using them as promising photocatalysts. The advantages of using 2D materials include the possibility of band gap and light absorption adjustments through tuning the number of layers </w:t>
      </w:r>
      <w:r>
        <w:fldChar w:fldCharType="begin"/>
      </w:r>
      <w:r>
        <w:rPr>
          <w:sz w:val="24"/>
          <w:szCs w:val="24"/>
          <w:rFonts w:cs="Times New Roman" w:ascii="Times New Roman" w:hAnsi="Times New Roman"/>
        </w:rPr>
        <w:instrText>ADDIN CSL_CITATION {"citationItems":[{"id":"ITEM-1","itemData":{"DOI":"https://doi.org/10.1002/smll.201501077","abstract":"Using first-principles local and hybrid density functional theoretical calculations, a thickness-dependent electronic structure of layered GaS is determined, and it is shown that 2D GaS has an electronic structure with valence and conduction bands that straddle the redox potentials of hydrogen evolution reaction and oxygen evolution reaction up to a critical thickness (&lt;5.5 nm). Here, simulations of adsorption of H2O on nanoscale GaS reveal that localized electronic states at its edges appear in the gap and strengthen the interaction with H2O, further activating the surface atomic sites. It is thus predicted that GaS synthesized with a controlled thickness and preferred edges may be an efficient catalyst for photocatalytic splitting of water. Experiments that verify some of the predictions in this study are presented, and it is shown that GaS is effective in absorption of light and evolution of H2 (887 μmol h−1 g−1) in the presence of aqueous solution of hydrazine (1\\% v/v). This study should open up the use of nanoscale GaS in conversion of solar energy into environment-friendly chemical energy in the form of hydrogen.","author":[{"dropping-particle":"","family":"Kouser","given":"Summayya","non-dropping-particle":"","parse-names":false,"suffix":""},{"dropping-particle":"","family":"Thannikoth","given":"Anagha","non-dropping-particle":"","parse-names":false,"suffix":""},{"dropping-particle":"","family":"Gupta","given":"Uttam","non-dropping-particle":"","parse-names":false,"suffix":""},{"dropping-particle":"V","family":"Waghmare","given":"Umesh","non-dropping-particle":"","parse-names":false,"suffix":""},{"dropping-particle":"","family":"Rao","given":"C N R","non-dropping-particle":"","parse-names":false,"suffix":""}],"container-title":"Small","id":"ITEM-1","issue":"36","issued":{"date-parts":[["2015"]]},"page":"4723-4730","title":"2D-GaS as a Photocatalyst for Water Splitting to Produce H2","type":"article-journal","volume":"11"},"uris":["http://www.mendeley.com/documents/?uuid=4da02a23-3803-43f5-aaea-8008e5048099"]},{"id":"ITEM-2","itemData":{"DOI":"10.1016/j.apsusc.2016.04.055","ISSN":"01694332","abstract":"Constructing special nanostructures with large surface areas and tuning the band gap by element doping are efficient strategies to enhance the photocatalytic activity of semiconductor materials. Here we combined both strategies in one material to form sulfur-doped graphitic carbon nitride porous rods (S-pg-C3N4) in one pot by simply pyrolysis of the melamine-trithiocyanuric acid complex with different temperatures. The samples were characterized by XRD, FT-IR, and elemental analysis; nitrogen adsorption isotherms, SEM and TEM images; and UV–vis DRS and photoluminescence spectra. Characterizations showed that S-pg-C3N4 possessed porous rod structure with a larger surface area (20–52 m2/g) than that of bulk g-C3N4, and the surface area of the S-pg-C3N4 samples increased with the increase of heating temperature. Meanwhile, the trace sulfur remained in the framework of g-C3N4 formed sulfur doped g-C3N4, and the visible light absorption edge of the S-pg-C3N4 was extended, corresponding to a narrowed band gap. As a result, the S-pg-C3N4 samples exhibited an enhanced physical adsorption and photocatalytic activity in the degradation of Rhodamine B dye under visible light.","author":[{"dropping-particle":"","family":"Fan","given":"Qianjing","non-dropping-particle":"","parse-names":false,"suffix":""},{"dropping-particle":"","family":"Liu","given":"Jianjun","non-dropping-particle":"","parse-names":false,"suffix":""},{"dropping-particle":"","family":"Yu","given":"Yingchun","non-dropping-particle":"","parse-names":false,"suffix":""},{"dropping-particle":"","family":"Zuo","given":"Shengli","non-dropping-particle":"","parse-names":false,"suffix":""},{"dropping-particle":"","family":"Li","given":"Baoshan","non-dropping-particle":"","parse-names":false,"suffix":""}],"container-title":"Applied Surface Science","id":"ITEM-2","issued":{"date-parts":[["2017","1"]]},"page":"360-368","publisher":"Elsevier B.V.","title":"A simple fabrication for sulfur doped graphitic carbon nitride porous rods with excellent photocatalytic activity degrading RhB dye","type":"article-journal","volume":"391"},"uris":["http://www.mendeley.com/documents/?uuid=c45fd45b-11b4-46d0-89eb-a9f1f73dbf4f"]}],"mendeley":{"formattedCitation":"[52,53]","plainTextFormattedCitation":"[52,53]","previouslyFormattedCitation":"[52,53]"},"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[52,53]</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the reduction of the recombination of holes and electron because of the ultra-thin nature </w:t>
      </w:r>
      <w:r>
        <w:fldChar w:fldCharType="begin"/>
      </w:r>
      <w:r>
        <w:rPr>
          <w:sz w:val="24"/>
          <w:szCs w:val="24"/>
          <w:rFonts w:cs="Times New Roman" w:ascii="Times New Roman" w:hAnsi="Times New Roman"/>
        </w:rPr>
        <w:instrText>ADDIN CSL_CITATION {"citationItems":[{"id":"ITEM-1","itemData":{"DOI":"https://doi.org/10.1002/adfm.201200922","abstract":"Abstract “Graphitic” (g)-C3N4 with a layered structure has the potential of forming graphene-like nanosheets with unusual physicochemical properties due to weak van der Waals forces between layers. Herein is shown that g-C3N4 nanosheets with a thickness of around 2 nm can be easily obtained by a simple top-down strategy, namely, thermal oxidation etching of bulk g-C3N4 in air. Compared to the bulk g-C3N4, the highly anisotropic 2D-nanosheets possess a high specific surface area of 306 m2 g−1, a larger bandgap (by 0.2 eV), improved electron transport ability along the in-plane direction, and increased lifetime of photoexcited charge carriers because of the quantum confinement effect. As a consequence, the photocatalytic activities of g-C3N4 nanosheets have been remarkably improved in terms of •OH radical generation and photocatalytic hydrogen evolution.","author":[{"dropping-particle":"","family":"Niu","given":"Ping","non-dropping-particle":"","parse-names":false,"suffix":""},{"dropping-particle":"","family":"Zhang","given":"Lili","non-dropping-particle":"","parse-names":false,"suffix":""},{"dropping-particle":"","family":"Liu","given":"Gang","non-dropping-particle":"","parse-names":false,"suffix":""},{"dropping-particle":"","family":"Cheng","given":"Hui-Ming","non-dropping-particle":"","parse-names":false,"suffix":""}],"container-title":"Advanced Functional Materials","id":"ITEM-1","issue":"22","issued":{"date-parts":[["2012"]]},"page":"4763-4770","title":"Graphene-Like Carbon Nitride Nanosheets for Improved Photocatalytic Activities","type":"article-journal","volume":"22"},"uris":["http://www.mendeley.com/documents/?uuid=05655d3d-de07-48a4-b6bc-765bd99f3876"]},{"id":"ITEM-2","itemData":{"DOI":"10.1016/j.apcatb.2015.12.046","ISSN":"09263373","abstract":"The novel two-dimensional (2D) porous ultrathin oxygen-doped g-C3N4 nanosheets (PUOCNs) were prepared. The comprehensive characterization methods were used to study morphology, microstructure, crystal structure, chemical states and photocatalytic performance of PUOCNs. 2D porous ultrathin structure and the introduction of oxygen are beneficial to the enhancement of the photocatalytic activity of PUOCNs. The average H2 evolution rate of PUOCNs is ~189.3 μmol h-1, which is ~5.2 times higher than that of the bulk g-C3N4 and the degradation efficiency of organic dye methyl orange (MO) is almost 71 times higher than that of the bulk g-C3N4. The enhanced photocatalytic activity is due to the more adsorption sites and more active sites, the enhanced redox ability and improved electron transport ability, which leads to less recombination and a more efficient separation of photogenerated electron and hole pairs. Through XPS VB and ESR analysis, the photocatalytic mechanism was also researched in detail.","author":[{"dropping-particle":"","family":"She","given":"Xiaojie","non-dropping-particle":"","parse-names":false,"suffix":""},{"dropping-particle":"","family":"Liu","given":"Liang","non-dropping-particle":"","parse-names":false,"suffix":""},{"dropping-particle":"","family":"Ji","given":"Haiyan","non-dropping-particle":"","parse-names":false,"suffix":""},{"dropping-particle":"","family":"Mo","given":"Zhao","non-dropping-particle":"","parse-names":false,"suffix":""},{"dropping-particle":"","family":"Li","given":"Yeping","non-dropping-particle":"","parse-names":false,"suffix":""},{"dropping-particle":"","family":"Huang","given":"Liying","non-dropping-particle":"","parse-names":false,"suffix":""},{"dropping-particle":"","family":"Du","given":"Daolin","non-dropping-particle":"","parse-names":false,"suffix":""},{"dropping-particle":"","family":"Xu","given":"Hui","non-dropping-particle":"","parse-names":false,"suffix":""},{"dropping-particle":"","family":"Li","given":"Huaming","non-dropping-particle":"","parse-names":false,"suffix":""}],"container-title":"Applied Catalysis B: Environmental","id":"ITEM-2","issued":{"date-parts":[["2016"]]},"page":"144-153","publisher":"Elsevier B.V.","title":"Template-free synthesis of 2D porous ultrathin nonmetal-doped g-C3N4 nanosheets with highly efficient photocatalytic H2 evolution from water under visible light","type":"article-journal","volume":"187"},"uris":["http://www.mendeley.com/documents/?uuid=692bacc2-d3bc-48e8-83da-f299aad47365"]}],"mendeley":{"formattedCitation":"[54,55]","plainTextFormattedCitation":"[54,55]","previouslyFormattedCitation":"[54,55]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[54,55]</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and the improvement of the specific surface area of semiconductors by exposing most of the active sites on the surface of the catalyst to the photocatalytic process</w:t>
      </w:r>
      <w:r>
        <w:fldChar w:fldCharType="begin"/>
      </w:r>
      <w:r>
        <w:rPr>
          <w:sz w:val="24"/>
          <w:szCs w:val="24"/>
          <w:rFonts w:cs="Times New Roman" w:ascii="Times New Roman" w:hAnsi="Times New Roman"/>
        </w:rPr>
        <w:instrText>ADDIN CSL_CITATION {"citationItems":[{"id":"ITEM-1","itemData":{"DOI":"10.1039/C4CS00236A","ISBN":"8655163606266","ISSN":"0306-0012","abstract":"Atomically-thin two-dimensional sheets can serve as an ideal model to disclose the role of active sites in catalysis.","author":[{"dropping-particle":"","family":"Sun","given":"Yongfu","non-dropping-particle":"","parse-names":false,"suffix":""},{"dropping-particle":"","family":"Gao","given":"Shan","non-dropping-particle":"","parse-names":false,"suffix":""},{"dropping-particle":"","family":"Lei","given":"Fengcai","non-dropping-particle":"","parse-names":false,"suffix":""},{"dropping-particle":"","family":"Xie","given":"Yi","non-dropping-particle":"","parse-names":false,"suffix":""}],"container-title":"Chemical Society Reviews","id":"ITEM-1","issue":"3","issued":{"date-parts":[["2015"]]},"page":"623-636","publisher":"Royal Society of Chemistry","title":"Atomically-thin two-dimensional sheets for understanding active sites in catalysis","type":"article-journal","volume":"44"},"uris":["http://www.mendeley.com/documents/?uuid=00de7cd7-71fc-41d6-826d-ca2f642da095"]}],"mendeley":{"formattedCitation":"[56]","plainTextFormattedCitation":"[56]","previouslyFormattedCitation":"[56]"},"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[56]</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Many two-dimensional materials with a few layers or single-layer structures have been applied as a photocatalyst in recent years. These include graphene-based materials, 2D chalcogenides, 2D graphitic carbon nitride (g-C3N4), 2D oxides, and other 2D semiconductors. The bandgaps alongside the thickness of some of the 2D photocatalysts material in this class have been summarized in Figure 4.</w:t>
      </w:r>
    </w:p>
    <w:p>
      <w:pPr>
        <w:pStyle w:val="Normal"/>
        <w:spacing w:lineRule="auto" w:line="480"/>
        <w:jc w:val="center"/>
        <w:rPr>
          <w:rFonts w:ascii="Times New Roman" w:hAnsi="Times New Roman" w:cs="Times New Roman"/>
        </w:rPr>
      </w:pPr>
      <w:r>
        <w:rPr/>
        <w:drawing>
          <wp:inline distT="0" distB="0" distL="0" distR="0">
            <wp:extent cx="5960110" cy="2400300"/>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7"/>
                    <a:stretch>
                      <a:fillRect/>
                    </a:stretch>
                  </pic:blipFill>
                  <pic:spPr bwMode="auto">
                    <a:xfrm>
                      <a:off x="0" y="0"/>
                      <a:ext cx="5960110" cy="2400300"/>
                    </a:xfrm>
                    <a:prstGeom prst="rect">
                      <a:avLst/>
                    </a:prstGeom>
                  </pic:spPr>
                </pic:pic>
              </a:graphicData>
            </a:graphic>
          </wp:inline>
        </w:drawing>
      </w:r>
    </w:p>
    <w:p>
      <w:pPr>
        <w:pStyle w:val="Normal"/>
        <w:spacing w:lineRule="auto" w:line="480"/>
        <w:jc w:val="both"/>
        <w:rPr>
          <w:rFonts w:ascii="Times New Roman" w:hAnsi="Times New Roman" w:cs="Times New Roman"/>
        </w:rPr>
      </w:pPr>
      <w:r>
        <w:rPr>
          <w:rFonts w:cs="Times New Roman" w:ascii="Times New Roman" w:hAnsi="Times New Roman"/>
        </w:rPr>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Among the class of two-dimensional materials that possess photo-responsive properties, two-dimensional (2D) chalcogenide materials have emerged as one of the most useful in recent times</w:t>
      </w:r>
      <w:r>
        <w:fldChar w:fldCharType="begin"/>
      </w:r>
      <w:r>
        <w:rPr>
          <w:sz w:val="24"/>
          <w:szCs w:val="24"/>
          <w:rFonts w:cs="Times New Roman" w:ascii="Times New Roman" w:hAnsi="Times New Roman"/>
        </w:rPr>
        <w:instrText>ADDIN CSL_CITATION {"citationItems":[{"id":"ITEM-1","itemData":{"ISBN":"9783030248604","abstract":"This book covers the recent development of metal oxides, hydroxides and their carbon composites for electrochemical oxidation of water in the production of hydrogen and oxygen as fuels. It includes a detailed discussion on synthesis methodologies for the metal oxides/hydroxides, structural/morphological characterizations, and the key parameters (Tafel plot, Turnover frequency, Faradic efficiency, overpotential, long cycle life etc.) needed to evaluate the electrocatalytic activity of the materials. Additionally, the mechanism behind the electro oxidation process is presented. Readers will find a comprehensive source on the close correlation between metal oxides, hydroxides, composites, and their properties and importance in the generation of hydrogen and oxygen from water. The depletion of fossil fuels from the earths crust, and related environmental issues such as climate change, demand that we search for alternative energy resources to achieve some form of sustainable future. In this regard, much scientific research has been devoted to technologies such as solar cells, wind turbines, fuel cells etc. Among them fuel cells attract much attention because of their versatility and efficiency. In fuel cells, different fuels such as hydrogen, CO2, alcohols, acids, methane, oxygen/air, etc. are used as the fuel, and catalysts are employed to produce a chemical reaction for generating electricity. Hence, it is very important to produce these fuels in an efficient, eco-friendly, and cost effective manner. The electrochemical splitting of water is an environmentally friendly process to produce hydrogen (the greener fuel used in fuel cells), but the efficiencies of these hydrogen evolution reactions (cathodic half reaction) are strongly dependent on the anodic half reaction (oxygen evolution reaction), i.e., the better the anodic half, the better will be the cathodic reaction. Further, this oxygen evolution reaction depends on the types of active electrocatalysts used. Tho ugh many more synthetic approaches have been explored and different electrocatalysts developed, oxide and hydroxide-based nanomaterials and composites (with graphene, carbon nanotubes etc.) show better performance. This may be due to the availability of more catalytic surface area and electro active centers to carry out the catalysis process. Chapter1: Introduction -- Chapter2: Types of Electrolysis of Water -- Chapter3: Mechanism and key parameters for catalyst evaluation -- Chapter4: Electroa…","author":[{"dropping-particle":"","family":"Samantara","given":"Aneeya Kumar.","non-dropping-particle":"","parse-names":false,"suffix":""},{"dropping-particle":"","family":"Ratha","given":"Satyajit.","non-dropping-particle":"","parse-names":false,"suffix":""}],"id":"ITEM-1","issued":{"date-parts":[["2019"]]},"number-of-pages":"94","title":"Metal oxides/chalcogenides and composites : emerging materials for electrochemical water splitting","type":"book"},"uris":["http://www.mendeley.com/documents/?uuid=0b4052f5-bca1-4f14-9d70-e2e5a22e5684"]},{"id":"ITEM-2","itemData":{"DOI":"10.1021/acs.chemmater.6b00430","ISSN":"15205002","abstract":"Research into layered transition metal dichalcogenides (TMDCs), most notably those of molybdenum and tungsten disulfides, has become extensive, involving fields as diverse as optoelectronics, spintronics, energy storage, lubrication, and catalysis. The modification of TMDCs by transition metal doping can improve their performance in such applications and hence extend their potential for technological applications. This review concerns the synthetic strategies that have been used to incorporate transition metals into TMDCs and the applications of the resultant materials and relevant computational studies on the predicted properties of the doped materials.","author":[{"dropping-particle":"","family":"Tedstone","given":"Aleksander A.","non-dropping-particle":"","parse-names":false,"suffix":""},{"dropping-particle":"","family":"Lewis","given":"David J.","non-dropping-particle":"","parse-names":false,"suffix":""},{"dropping-particle":"","family":"O'Brien","given":"Paul","non-dropping-particle":"","parse-names":false,"suffix":""}],"container-title":"Chemistry of Materials","id":"ITEM-2","issue":"7","issued":{"date-parts":[["2016"]]},"page":"1965-1974","title":"Synthesis, Properties, and Applications of Transition Metal-Doped Layered Transition Metal Dichalcogenides","type":"article-journal","volume":"28"},"uris":["http://www.mendeley.com/documents/?uuid=a403ddcf-81b8-4c52-9009-2bd8c335945c"]},{"id":"ITEM-3","itemData":{"author":[{"dropping-particle":"","family":"Layered","given":"Colloidal D","non-dropping-particle":"","parse-names":false,"suffix":""}],"id":"ITEM-3","issued":{"date-parts":[["2012"]]},"page":"1-4","title":"Well-De fi ned Colloidal 2 ‑ D Layered Transition-Metal Chalcogenide Nanocrystals via Generalized Synthetic Protocols","type":"article-journal"},"uris":["http://www.mendeley.com/documents/?uuid=4af3a51c-8e2f-401c-9498-32131a321ca3"]},{"id":"ITEM-4","itemData":{"DOI":"https://doi.org/10.1002/adfm.201702918","abstract":"Abstract Due to the predicted excellent electronic properties superior to group VIB (Mo and W) transition metal dichalcogenides (TMDs), group IVB TMDs have enormous potential in nanoelectronics. Here, the synthesis of ultrathin HfS2 flakes via space-confined chemical vapor deposition, realized by an inner quartz tube, is demonstrated. Moreover, the effect of key growth parameters including the dimensions of confined space and deposition temperature on the growth behavior of products is systematically studied. Typical as-synthesized HfS2 is a hexagonal-like flake with a smallest thickness of ≈1.2 nm (bilayer) and an edge size of ≈5 µm. The photodetector based on as-synthesized HfS2 flakes demonstrates excellent optoelectronic performance with a fast photoresponse time (55 ms), which is attributed to the high-quality crystal structure obtained at a high deposition temperature and the ultraclean interface between HfS2 and the mica substrate. With such properties HfS2 holds great potential for optoelectronics applications.","author":[{"dropping-particle":"","family":"Yan","given":"Chaoyi","non-dropping-particle":"","parse-names":false,"suffix":""},{"dropping-particle":"","family":"Gan","given":"Lin","non-dropping-particle":"","parse-names":false,"suffix":""},{"dropping-particle":"","family":"Zhou","given":"Xing","non-dropping-particle":"","parse-names":false,"suffix":""},{"dropping-particle":"","family":"Guo","given":"Jun","non-dropping-particle":"","parse-names":false,"suffix":""},{"dropping-particle":"","family":"Huang","given":"Wenjuan","non-dropping-particle":"","parse-names":false,"suffix":""},{"dropping-particle":"","family":"Huang","given":"Jianwen","non-dropping-particle":"","parse-names":false,"suffix":""},{"dropping-particle":"","family":"Jin","given":"Bao","non-dropping-particle":"","parse-names":false,"suffix":""},{"dropping-particle":"","family":"Xiong","given":"Jie","non-dropping-particle":"","parse-names":false,"suffix":""},{"dropping-particle":"","family":"Zhai","given":"Tianyou","non-dropping-particle":"","parse-names":false,"suffix":""},{"dropping-particle":"","family":"Li","given":"Yanrong","non-dropping-particle":"","parse-names":false,"suffix":""}],"container-title":"Advanced Functional Materials","id":"ITEM-4","issue":"39","issued":{"date-parts":[["2017"]]},"page":"1702918","title":"Space-Confined Chemical Vapor Deposition Synthesis of Ultrathin HfS2 Flakes for Optoelectronic Application","type":"article-journal","volume":"27"},"uris":["http://www.mendeley.com/documents/?uuid=8ac0e8d8-9d7f-4e78-87f7-07daa238ca97"]},{"id":"ITEM-5","itemData":{"DOI":"10.1017/9781316681619.020","author":[{"dropping-particle":"","family":"Shi","given":"Yumeng","non-dropping-particle":"","parse-names":false,"suffix":""},{"dropping-particle":"","family":"Li","given":"Lain-Jong","non-dropping-particle":"","parse-names":false,"suffix":""}],"container-title":"2D Materials","id":"ITEM-5","issued":{"date-parts":[["2017","6","29"]]},"page":"344-358","publisher":"Cambridge University Press","title":"Synthesis of Transition Metal Dichalcogenides","type":"chapter"},"uris":["http://www.mendeley.com/documents/?uuid=1cc9e4a9-ce64-49e8-a755-b4a070425101"]},{"id":"ITEM-6","itemData":{"DOI":"https://doi.org/10.1002/adfm.201803305","abstract":"Abstract Semiconductor technology is currently impaired by the surface dangling bond of materials, which introduces scattering and interface traps. 2D materials, especially transition metal dichalcogenides (TMDs) with different main groups, have settled this issue by utilizing unique atomically smooth surfaces and van der Waals (vdW) structures. Over the past few decades, many processes for exploring new materials, manipulating physical properties, and synthesizing single crystals have been developed. Among these 2D materials, group IVB TMDs are distinguished for their splendid physical properties, including ultrahigh mobility, charge density wave, superconducting transitions, etc. Here, the recent advances in group IVB TMDs are reviewed, which offer easy access to next generation nano-, opto-, thermal-electronic, energy storage and conversion applications. Both the advantages and challenges of these studies are summarized to further clarify existing problems.","author":[{"dropping-particle":"","family":"Yan","given":"Chaoyi","non-dropping-particle":"","parse-names":false,"suffix":""},{"dropping-particle":"","family":"Gong","given":"Chuanhui","non-dropping-particle":"","parse-names":false,"suffix":""},{"dropping-particle":"","family":"Wangyang","given":"Peihua","non-dropping-particle":"","parse-names":false,"suffix":""},{"dropping-particle":"","family":"Chu","given":"Junwei","non-dropping-particle":"","parse-names":false,"suffix":""},{"dropping-particle":"","family":"Hu","given":"Kai","non-dropping-particle":"","parse-names":false,"suffix":""},{"dropping-particle":"","family":"Li","given":"Chaobo","non-dropping-particle":"","parse-names":false,"suffix":""},{"dropping-particle":"","family":"Wang","given":"Xuepeng","non-dropping-particle":"","parse-names":false,"suffix":""},{"dropping-particle":"","family":"Du","given":"Xinchuan","non-dropping-particle":"","parse-names":false,"suffix":""},{"dropping-particle":"","family":"Zhai","given":"Tianyou","non-dropping-particle":"","parse-names":false,"suffix":""},{"dropping-particle":"","family":"Li","given":"Yanrong","non-dropping-particle":"","parse-names":false,"suffix":""},{"dropping-particle":"","family":"Xiong","given":"Jie","non-dropping-particle":"","parse-names":false,"suffix":""}],"container-title":"Advanced Functional Materials","id":"ITEM-6","issue":"39","issued":{"date-parts":[["2018"]]},"page":"1803305","title":"2D Group IVB Transition Metal Dichalcogenides","type":"article-journal","volume":"28"},"uris":["http://www.mendeley.com/documents/?uuid=865738b0-4c75-49cc-9347-2f71babc4e7f"]}],"mendeley":{"formattedCitation":"[57–62]","plainTextFormattedCitation":"[57–62]","previouslyFormattedCitation":"[57–62]"},"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[57–62]</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This class of materials represents a promising class of material with a layered structure similar to clay structure. </w:t>
      </w:r>
    </w:p>
    <w:p>
      <w:pPr>
        <w:pStyle w:val="Normal"/>
        <w:spacing w:lineRule="auto" w:line="480"/>
        <w:rPr>
          <w:rFonts w:ascii="Times New Roman" w:hAnsi="Times New Roman" w:cs="Times New Roman"/>
          <w:b/>
          <w:b/>
          <w:bCs/>
          <w:sz w:val="24"/>
          <w:szCs w:val="24"/>
        </w:rPr>
      </w:pPr>
      <w:r>
        <w:rPr>
          <w:rFonts w:cs="Times New Roman" w:ascii="Times New Roman" w:hAnsi="Times New Roman"/>
          <w:b/>
          <w:bCs/>
          <w:sz w:val="24"/>
          <w:szCs w:val="24"/>
        </w:rPr>
        <w:t xml:space="preserve">3.1 Metal Chalcogenide </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The properties and the cost of materials play a crucial role in determining their choice of application. Many organic and inorganic materials have been extensively investigated for their application in renewable energy</w:t>
      </w:r>
      <w:r>
        <w:fldChar w:fldCharType="begin"/>
      </w:r>
      <w:r>
        <w:rPr>
          <w:sz w:val="24"/>
          <w:szCs w:val="24"/>
          <w:rFonts w:cs="Times New Roman" w:ascii="Times New Roman" w:hAnsi="Times New Roman"/>
        </w:rPr>
        <w:instrText>ADDIN CSL_CITATION {"citationItems":[{"id":"ITEM-1","itemData":{"DOI":"10.1002/9781119008934","ISBN":"9781119008934","ISSN":"17549469","PMID":"25246403","abstract":"This article aims to break new ground in academia by bridging the existing knowledge and practice gap on governance during conflict. It seeks to understand the governance dynamics during conflict in the non-government-controlled parts of Syria. It pays particular attention to civil society and state building processes. In doing so, the study spans historical and geographical width. Historically, to understand the roots of the conflict, it assesses the state-civil society-market dynamics of governance in Syria prior to 2011. Nevertheless, its focus is on contemporary Syria between March, 2011 and May, 2014. Geographically, its particular attention and in-depth analysis is on three areas in the non-government-controlled parts: Al-Raqqa (the city), Deir Ez-zor (Al-Mayadeen and the city) and Aleppo (the city).","author":[{"dropping-particle":"","family":"Tahir","given":"Muhammad Nawaz","non-dropping-particle":"","parse-names":false,"suffix":""},{"dropping-particle":"","family":"Sahoo","given":"Jugal Kishore","non-dropping-particle":"","parse-names":false,"suffix":""},{"dropping-particle":"","family":"Hoshyargar","given":"Faegheh","non-dropping-particle":"","parse-names":false,"suffix":""},{"dropping-particle":"","family":"Tremel","given":"Wolfgang","non-dropping-particle":"","parse-names":false,"suffix":""}],"container-title":"Metal Chalcogenide Nanostructures for Renewable Energy Applications","editor":[{"dropping-particle":"","family":"Qurashi","given":"Ahsanulhaq","non-dropping-particle":"","parse-names":false,"suffix":""}],"id":"ITEM-1","issue":"1","issued":{"date-parts":[["2014","12","5"]]},"number-of-pages":"83-121","publisher":"John Wiley &amp; Sons, Inc.","publisher-place":"Hoboken, NJ, USA","title":"Metal Chalcogenide Nanostructures for Renewable Energy Applications","type":"book","volume":"7"},"uris":["http://www.mendeley.com/documents/?uuid=f3032629-9436-4a03-8840-b11c77e442dd"]}],"mendeley":{"formattedCitation":"[63]","plainTextFormattedCitation":"[63]","previouslyFormattedCitation":"[63]"},"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[63]</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A prominent member of this class of semiconducting materials is the metal chalcogenides (sulfide, selenide, and telluride), which have recently received increased attention due to their fascinating optical, thermal, chemical, electrical, and mechanical properties. In addition, they possess low band gaps, diverse crystal structures, can be easily deposited in an ambient condition, possess the possibilities for band gap engineering, and possess an optimal combination of decent conversion efficiency </w:t>
      </w:r>
      <w:r>
        <w:fldChar w:fldCharType="begin"/>
      </w:r>
      <w:r>
        <w:rPr>
          <w:sz w:val="24"/>
          <w:szCs w:val="24"/>
          <w:rFonts w:cs="Times New Roman" w:ascii="Times New Roman" w:hAnsi="Times New Roman"/>
        </w:rPr>
        <w:instrText>ADDIN CSL_CITATION {"citationItems":[{"id":"ITEM-1","itemData":{"DOI":"10.1017/CBO9780511809224.005","abstract":"This chapter provides tables of the physical and physicochemical properties of the elements elements. Emphasis is given to properties of the elements in the condensed state. The tables are structured according to the Periodic Table of the Elements. Most of the tables deal with the properties of elements of one particular group (column) of the Periodic Table. Only the elements of the first period (hydrogen and helium), the lanthanides, and the actinides are arranged according to the periods (rows) of the Periodic Table. This synoptic representation is intended to provide an immediate overview of the trends in the data for chemically related elements.","author":[{"dropping-particle":"","family":"Harrison","given":"Roy M.","non-dropping-particle":"","parse-names":false,"suffix":""},{"dropping-particle":"","family":"Mora","given":"Stephen J.","non-dropping-particle":"De","parse-names":false,"suffix":""}],"container-title":"Introductory Chemistry for the Environmental Sciences","id":"ITEM-1","issued":{"date-parts":[["1996","6","6"]]},"page":"148-209","publisher":"Cambridge University Press","title":"Chemistry of the elements","type":"chapter"},"uris":["http://www.mendeley.com/documents/?uuid=813118fa-5d1f-4be4-87c8-fb3537a83050"]}],"mendeley":{"formattedCitation":"[64]","plainTextFormattedCitation":"[64]","previouslyFormattedCitation":"[64]"},"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[64]</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These materials comprise of at least one more electro-positive element and at least one chalcogen anion. Although the word chalcogenide includes all elements in group 16, its usage in material science is more synonymous with sulfides, selenides, and tellurides, except oxides</w:t>
      </w:r>
      <w:r>
        <w:fldChar w:fldCharType="begin"/>
      </w:r>
      <w:r>
        <w:rPr>
          <w:sz w:val="24"/>
          <w:szCs w:val="24"/>
          <w:rFonts w:cs="Times New Roman" w:ascii="Times New Roman" w:hAnsi="Times New Roman"/>
        </w:rPr>
        <w:instrText>ADDIN CSL_CITATION {"citationItems":[{"id":"ITEM-1","itemData":{"DOI":"10.1039/b502142c","ISSN":"14604744","PMID":"16791330","abstract":"Gold is known as a shiny, yellow noble metal that does not tarnish, has a face centred cubic structure, is non-magnetic and melts at 1336 K. However, a small sample of the same gold is quite different, providing it is tiny enough: 10 nm particles absorb green light and thus appear red. The melting temperature decreases dramatically as the size goes down. Moreover, gold ceases to be noble, and 2–3 nm nanoparticles are excellent catalysts which also exhibit considerable magnetism. At this size they are still metallic, but smaller ones turn into insulators. Their equilibrium structure changes to icosahedral symmetry, or they are even hollow or planar, depending on size. The present tutorial review intends to explain the origin of this special behaviour of nanomaterials. © 2006 The Royal Society of Chemistry.","author":[{"dropping-particle":"","family":"Roduner","given":"Emil","non-dropping-particle":"","parse-names":false,"suffix":""}],"container-title":"Chemical Society Reviews","id":"ITEM-1","issue":"7","issued":{"date-parts":[["2006"]]},"page":"583-592","title":"Size matters: Why nanomaterials are different","type":"article-journal","volume":"35"},"uris":["http://www.mendeley.com/documents/?uuid=c3831ccf-91e8-47ee-ba6b-aab0eb7a1ca0"]}],"mendeley":{"formattedCitation":"[65]","plainTextFormattedCitation":"[65]","previouslyFormattedCitation":"[65]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[65]</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Notable metal chalcogenides semiconductors that have been extensively studied are shown in table 1.</w:t>
      </w:r>
      <w:r>
        <w:fldChar w:fldCharType="begin"/>
      </w:r>
      <w:r>
        <w:rPr>
          <w:sz w:val="24"/>
          <w:szCs w:val="24"/>
          <w:rFonts w:cs="Times New Roman" w:ascii="Times New Roman" w:hAnsi="Times New Roman"/>
        </w:rPr>
        <w:instrText>ADDIN CSL_CITATION {"citationItems":[{"id":"ITEM-1","itemData":{"DOI":"10.1002/9781119008934","ISBN":"9781119008934","ISSN":"17549469","PMID":"25246403","abstract":"This article aims to break new ground in academia by bridging the existing knowledge and practice gap on governance during conflict. It seeks to understand the governance dynamics during conflict in the non-government-controlled parts of Syria. It pays particular attention to civil society and state building processes. In doing so, the study spans historical and geographical width. Historically, to understand the roots of the conflict, it assesses the state-civil society-market dynamics of governance in Syria prior to 2011. Nevertheless, its focus is on contemporary Syria between March, 2011 and May, 2014. Geographically, its particular attention and in-depth analysis is on three areas in the non-government-controlled parts: Al-Raqqa (the city), Deir Ez-zor (Al-Mayadeen and the city) and Aleppo (the city).","author":[{"dropping-particle":"","family":"Tahir","given":"Muhammad Nawaz","non-dropping-particle":"","parse-names":false,"suffix":""},{"dropping-particle":"","family":"Sahoo","given":"Jugal Kishore","non-dropping-particle":"","parse-names":false,"suffix":""},{"dropping-particle":"","family":"Hoshyargar","given":"Faegheh","non-dropping-particle":"","parse-names":false,"suffix":""},{"dropping-particle":"","family":"Tremel","given":"Wolfgang","non-dropping-particle":"","parse-names":false,"suffix":""}],"container-title":"Metal Chalcogenide Nanostructures for Renewable Energy Applications","editor":[{"dropping-particle":"","family":"Qurashi","given":"Ahsanulhaq","non-dropping-particle":"","parse-names":false,"suffix":""}],"id":"ITEM-1","issue":"1","issued":{"date-parts":[["2014","12","5"]]},"number-of-pages":"83-121","publisher":"John Wiley &amp; Sons, Inc.","publisher-place":"Hoboken, NJ, USA","title":"Metal Chalcogenide Nanostructures for Renewable Energy Applications","type":"book","volume":"7"},"uris":["http://www.mendeley.com/documents/?uuid=f3032629-9436-4a03-8840-b11c77e442dd"]}],"mendeley":{"formattedCitation":"[63]","plainTextFormattedCitation":"[63]","previouslyFormattedCitation":"[63]"},"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[63]</w:t>
      </w:r>
      <w:r>
        <w:rPr>
          <w:rFonts w:cs="Times New Roman" w:ascii="Times New Roman" w:hAnsi="Times New Roman"/>
          <w:sz w:val="24"/>
          <w:szCs w:val="24"/>
        </w:rPr>
      </w:r>
      <w:r>
        <w:rPr>
          <w:sz w:val="24"/>
          <w:szCs w:val="24"/>
          <w:rFonts w:cs="Times New Roman" w:ascii="Times New Roman" w:hAnsi="Times New Roman"/>
        </w:rPr>
        <w:fldChar w:fldCharType="end"/>
      </w:r>
    </w:p>
    <w:p>
      <w:pPr>
        <w:pStyle w:val="Normal"/>
        <w:spacing w:lineRule="auto" w:line="480"/>
        <w:jc w:val="center"/>
        <w:rPr>
          <w:rFonts w:ascii="Times New Roman" w:hAnsi="Times New Roman" w:cs="Times New Roman"/>
        </w:rPr>
      </w:pPr>
      <w:r>
        <w:rPr/>
        <w:drawing>
          <wp:inline distT="0" distB="0" distL="0" distR="0">
            <wp:extent cx="3390900" cy="4782185"/>
            <wp:effectExtent l="0" t="0" r="0" b="0"/>
            <wp:docPr id="7"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descr=""/>
                    <pic:cNvPicPr>
                      <a:picLocks noChangeAspect="1" noChangeArrowheads="1"/>
                    </pic:cNvPicPr>
                  </pic:nvPicPr>
                  <pic:blipFill>
                    <a:blip r:embed="rId8"/>
                    <a:stretch>
                      <a:fillRect/>
                    </a:stretch>
                  </pic:blipFill>
                  <pic:spPr bwMode="auto">
                    <a:xfrm>
                      <a:off x="0" y="0"/>
                      <a:ext cx="3390900" cy="4782185"/>
                    </a:xfrm>
                    <a:prstGeom prst="rect">
                      <a:avLst/>
                    </a:prstGeom>
                  </pic:spPr>
                </pic:pic>
              </a:graphicData>
            </a:graphic>
          </wp:inline>
        </w:drawing>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Some metal chalcogenides belonging to the class of the two-dimensional material shown in Table 1 have been reported to adequately possess properties that innately circumvent the gapless feature of graphene while facilitating the absorption of light, which favors their application in photodetection</w:t>
      </w:r>
      <w:r>
        <w:fldChar w:fldCharType="begin"/>
      </w:r>
      <w:r>
        <w:rPr>
          <w:sz w:val="24"/>
          <w:szCs w:val="24"/>
          <w:rFonts w:cs="Times New Roman" w:ascii="Times New Roman" w:hAnsi="Times New Roman"/>
        </w:rPr>
        <w:instrText>ADDIN CSL_CITATION {"citationItems":[{"id":"ITEM-1","itemData":{"DOI":"10.1016/B978-0-12-818475-2.00015-5","author":[{"dropping-particle":"","family":"Xiong","given":"Ze","non-dropping-particle":"","parse-names":false,"suffix":""},{"dropping-particle":"","family":"Tang","given":"Jinyao","non-dropping-particle":"","parse-names":false,"suffix":""}],"container-title":"Synthesis, Modeling, and Characterization of 2D Materials, and Their Heterostructures","id":"ITEM-1","issued":{"date-parts":[["2020"]]},"page":"325-349","publisher":"Elsevier","title":"Two-dimensional materials and hybrid systems for photodetection","type":"chapter"},"uris":["http://www.mendeley.com/documents/?uuid=0b993101-d9d9-4471-8280-8325302c571f"]}],"mendeley":{"formattedCitation":"[66]","plainTextFormattedCitation":"[66]","previouslyFormattedCitation":"[66]"},"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[66]</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Thus according to the involved elements, they are categorized as main group metal chalcogenides (MMCs) and transition metal chalcogenides (TMCs)</w:t>
      </w:r>
      <w:r>
        <w:fldChar w:fldCharType="begin"/>
      </w:r>
      <w:r>
        <w:rPr>
          <w:sz w:val="24"/>
          <w:szCs w:val="24"/>
          <w:rFonts w:cs="Times New Roman" w:ascii="Times New Roman" w:hAnsi="Times New Roman"/>
        </w:rPr>
        <w:instrText>ADDIN CSL_CITATION {"citationItems":[{"id":"ITEM-1","itemData":{"DOI":"10.1016/B978-0-12-818475-2.00015-5","author":[{"dropping-particle":"","family":"Xiong","given":"Ze","non-dropping-particle":"","parse-names":false,"suffix":""},{"dropping-particle":"","family":"Tang","given":"Jinyao","non-dropping-particle":"","parse-names":false,"suffix":""}],"container-title":"Synthesis, Modeling, and Characterization of 2D Materials, and Their Heterostructures","id":"ITEM-1","issued":{"date-parts":[["2020"]]},"page":"325-349","publisher":"Elsevier","title":"Two-dimensional materials and hybrid systems for photodetection","type":"chapter"},"uris":["http://www.mendeley.com/documents/?uuid=0b993101-d9d9-4471-8280-8325302c571f"]}],"mendeley":{"formattedCitation":"[66]","plainTextFormattedCitation":"[66]","previouslyFormattedCitation":"[66]"},"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[66]</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w:t>
      </w:r>
    </w:p>
    <w:p>
      <w:pPr>
        <w:pStyle w:val="Normal"/>
        <w:spacing w:lineRule="auto" w:line="480"/>
        <w:jc w:val="both"/>
        <w:rPr>
          <w:rFonts w:ascii="Times New Roman" w:hAnsi="Times New Roman" w:cs="Times New Roman"/>
          <w:b/>
          <w:b/>
          <w:bCs/>
          <w:sz w:val="24"/>
          <w:szCs w:val="24"/>
        </w:rPr>
      </w:pPr>
      <w:r>
        <w:rPr>
          <w:rFonts w:cs="Times New Roman" w:ascii="Times New Roman" w:hAnsi="Times New Roman"/>
          <w:b/>
          <w:bCs/>
          <w:sz w:val="24"/>
          <w:szCs w:val="24"/>
        </w:rPr>
        <w:t xml:space="preserve">3.2 Transition metal chalcogenides </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 xml:space="preserve">Transition metal chalcogenides have recently garnered much attention due to their availability and earth abundance. In this class of materials, zinc sulfide (ZnS) and cadmium sulfide (CdS) has been of interest in many research applications, with band gaps of 3.6 and 2.4 eV, respectively </w:t>
      </w:r>
      <w:r>
        <w:fldChar w:fldCharType="begin"/>
      </w:r>
      <w:r>
        <w:rPr>
          <w:sz w:val="24"/>
          <w:szCs w:val="24"/>
          <w:rFonts w:cs="Times New Roman" w:ascii="Times New Roman" w:hAnsi="Times New Roman"/>
        </w:rPr>
        <w:instrText>ADDIN CSL_CITATION {"citationItems":[{"id":"ITEM-1","itemData":{"DOI":"10.1021/j150668a032","ISSN":"0022-3654","author":[{"dropping-particle":"","family":"Reber","given":"Jean Francois","non-dropping-particle":"","parse-names":false,"suffix":""},{"dropping-particle":"","family":"Meier","given":"Kurt","non-dropping-particle":"","parse-names":false,"suffix":""}],"container-title":"The Journal of Physical Chemistry","id":"ITEM-1","issue":"24","issued":{"date-parts":[["1984","11","1"]]},"note":"doi: 10.1021/j150668a032","page":"5903-5913","publisher":"American Chemical Society","title":"Photochemical production of hydrogen with zinc sulfide suspensions","type":"article-journal","volume":"88"},"uris":["http://www.mendeley.com/documents/?uuid=d31b8417-58b0-4bc0-8293-9d0608d928a2"]},{"id":"ITEM-2","itemData":{"DOI":"10.1021/j100187a062","ISSN":"0022-3654","author":[{"dropping-particle":"","family":"Kanemoto","given":"Masashi","non-dropping-particle":"","parse-names":false,"suffix":""},{"dropping-particle":"","family":"Shiragami","given":"Tsutomu","non-dropping-particle":"","parse-names":false,"suffix":""},{"dropping-particle":"","family":"Pac","given":"Chyongjin","non-dropping-particle":"","parse-names":false,"suffix":""},{"dropping-particle":"","family":"Yanagida","given":"Shozo","non-dropping-particle":"","parse-names":false,"suffix":""}],"container-title":"The Journal of Physical Chemistry","id":"ITEM-2","issue":"8","issued":{"date-parts":[["1992","4","1"]]},"note":"doi: 10.1021/j100187a062","page":"3521-3526","publisher":"American Chemical Society","title":"Semiconductor photocatalysis. 13. Effective photoreduction of carbon dioxide catalyzed by zinc sulfide quantum crystallites with low density of surface defects","type":"article-journal","volume":"96"},"uris":["http://www.mendeley.com/documents/?uuid=dad28f2f-3d6a-464e-87b9-24f70f72a80a"]},{"id":"ITEM-3","itemData":{"DOI":"10.1021/es001114d","ISSN":"0013-936X","abstract":"ZnS nanocrystallites (nc-ZnS) prepared in N,N-dimethylformamide (DMF) photocatalyze dehalogenation of halogenated benzenes to benzene as the final product from chlorinated benzenes and to difluorobenzenes from fluorinated benzenes in the presence of triethylamine (TEA) as an electron donor under UV light irradiation (λ &gt; 300 nm). When CdS nanocrystallites (nc-CdS) are used as a photocatalyst (λ &gt; 400 nm), halogenated benzenes are photoreductively dehalogenated, yielding trichlorobenzene from hexachlorobenzene and tetrafluorobenzene isomers from hexafluorobenzene as the final products. Photoformed electrons on nc-ZnS and nc-CdS have such negative reduction potentials that these electrons reduce polyhalogenated benzenes, leading to the successive dehalogenation. nc-ZnS exhibits higher photocatalytic activity than nc-CdS due to the more negative potential of the electrons on nc-ZnS than that on nc-CdS. The higher activities of nc-ZnS and nc-CdS compared to their bulk forms are explained as being due to their quantum size effects and the adsorptive interaction between the substrates and the nanosized photocatalysts.","author":[{"dropping-particle":"","family":"Yin","given":"Hengbo","non-dropping-particle":"","parse-names":false,"suffix":""},{"dropping-particle":"","family":"Wada","given":"Yuji","non-dropping-particle":"","parse-names":false,"suffix":""},{"dropping-particle":"","family":"Kitamura","given":"Takayuki","non-dropping-particle":"","parse-names":false,"suffix":""},{"dropping-particle":"","family":"Yanagida","given":"Shozo","non-dropping-particle":"","parse-names":false,"suffix":""}],"container-title":"Environmental Science &amp; Technology","id":"ITEM-3","issue":"1","issued":{"date-parts":[["2001","1","1"]]},"note":"doi: 10.1021/es001114d","page":"227-231","publisher":"American Chemical Society","title":"Photoreductive Dehalogenation of Halogenated Benzene Derivatives Using ZnS or CdS Nanocrystallites as Photocatalysts","type":"article-journal","volume":"35"},"uris":["http://www.mendeley.com/documents/?uuid=f19ad77a-284d-4552-90bb-f639f98b2caa"]},{"id":"ITEM-4","itemData":{"DOI":"10.1016/j.ijhydene.2005.08.002","ISSN":"03603199","abstract":"Cadmium sulphide nanoparticles (6-12 nm) are prepared by a precipitation process using different zeolite matrices as templates. The nanoparticles were characterized by UV-Vis, XRD, SEM, TEM and sorptometric techniques. XRD study shows the presence of hexagonal and cubic phases for the nanoparticles whereas in case of the bulk samples only the hexagonal phase is observed. These nanomaterials have been used as catalysts for the photocatalytic decomposition of water. The nanoparticles show a higher hydrogen evolution rate compared to the bulk samples which correlates well with the particle size and surface area. Noble metal (Pt, Pd, Rh, Ru)-loaded samples were subsequently prepared and tested for hydrogen evolution reaction. The presence of Pt metal is found to enhance the hydrogen production rate whereas the hydrogen production rate is retarded in the presence of Ru metal. This has been explained on the basis of metal hydrogen bond, redox potential and work function of the noble metal. © 2005 International Association for Hydrogen Energy.","author":[{"dropping-particle":"","family":"Sathish","given":"M.","non-dropping-particle":"","parse-names":false,"suffix":""},{"dropping-particle":"","family":"Viswanathan","given":"B.","non-dropping-particle":"","parse-names":false,"suffix":""},{"dropping-particle":"","family":"Viswanath","given":"R. P.","non-dropping-particle":"","parse-names":false,"suffix":""}],"container-title":"International Journal of Hydrogen Energy","id":"ITEM-4","issue":"7","issued":{"date-parts":[["2006"]]},"page":"891-898","title":"Alternate synthetic strategy for the preparation of CdS nanoparticles and its exploitation for water splitting","type":"article-journal","volume":"31"},"uris":["http://www.mendeley.com/documents/?uuid=6efc8859-f21f-4dd1-a315-fe7c6501b419"]}],"mendeley":{"formattedCitation":"[67–70]","plainTextFormattedCitation":"[67–70]","previouslyFormattedCitation":"[67–70]"},"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[67–70]</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The band gap of CdS makes a choice of light-harvesting material amongst its counterpart. In contrast, ZnS possess a poorly visible light absorbability, even though it is inert in a corrosive environment and possesses an optimum band structure </w:t>
      </w:r>
      <w:r>
        <w:fldChar w:fldCharType="begin"/>
      </w:r>
      <w:r>
        <w:rPr>
          <w:sz w:val="24"/>
          <w:szCs w:val="24"/>
          <w:rFonts w:cs="Times New Roman" w:ascii="Times New Roman" w:hAnsi="Times New Roman"/>
        </w:rPr>
        <w:instrText>ADDIN CSL_CITATION {"citationItems":[{"id":"ITEM-1","itemData":{"DOI":"10.1007/s40820-017-0176-y","ISSN":"21505551","abstract":"Two-dimensional (2D) transition metal oxide and chalcogenide (TMO&amp;C)-based photocatalysts have recently attracted significant attention for addressing the current worldwide challenges of energy shortage and environmental pollution. The ultrahigh surface area and unconventional physiochemical, electronic and optical properties of 2D TMO&amp;Cs have been demonstrated to facilitate photocatalytic applications. This review provides a concise overview of properties, synthesis methods and applications of 2D TMO&amp;C-based photocatalysts. Particular attention is paid on the emerging strategies to improve the abilities of light harvesting and photoinduced charge separation for enhancing photocatalytic performances, which include elemental doping, surface functionalization as well as heterojunctions with semiconducting and conductive materials. The future opportunities regarding the research pathways of 2D TMO&amp;C-based photocatalysts are also presented. [Figure not available: see fulltext.].","author":[{"dropping-particle":"","family":"Haque","given":"Farjana","non-dropping-particle":"","parse-names":false,"suffix":""},{"dropping-particle":"","family":"Daeneke","given":"Torben","non-dropping-particle":"","parse-names":false,"suffix":""},{"dropping-particle":"","family":"Kalantar-zadeh","given":"Kourosh","non-dropping-particle":"","parse-names":false,"suffix":""},{"dropping-particle":"","family":"Ou","given":"Jian Zhen","non-dropping-particle":"","parse-names":false,"suffix":""}],"container-title":"Nano-Micro Letters","id":"ITEM-1","issue":"2","issued":{"date-parts":[["2018"]]},"page":"1-27","publisher":"Springer Berlin Heidelberg","title":"Two-Dimensional Transition Metal Oxide and Chalcogenide-Based Photocatalysts","type":"article-journal","volume":"10"},"uris":["http://www.mendeley.com/documents/?uuid=6989bfc8-6dc5-4971-b588-a3e2422614fb"]}],"mendeley":{"formattedCitation":"[71]","plainTextFormattedCitation":"[71]","previouslyFormattedCitation":"[71]"},"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[71]</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Cadmium sulfide is thermodynamically suitable for most photocatalytic processes due to its CB and VB positions. However, the separation and transfer of photogenerated electron-hole pairs in the material make it inefficiently susceptible to photocorrosion </w:t>
      </w:r>
      <w:r>
        <w:fldChar w:fldCharType="begin"/>
      </w:r>
      <w:r>
        <w:rPr>
          <w:sz w:val="24"/>
          <w:szCs w:val="24"/>
          <w:rFonts w:cs="Times New Roman" w:ascii="Times New Roman" w:hAnsi="Times New Roman"/>
        </w:rPr>
        <w:instrText>ADDIN CSL_CITATION {"citationItems":[{"id":"ITEM-1","itemData":{"DOI":"10.1007/s40820-017-0176-y","ISSN":"21505551","abstract":"Two-dimensional (2D) transition metal oxide and chalcogenide (TMO&amp;C)-based photocatalysts have recently attracted significant attention for addressing the current worldwide challenges of energy shortage and environmental pollution. The ultrahigh surface area and unconventional physiochemical, electronic and optical properties of 2D TMO&amp;Cs have been demonstrated to facilitate photocatalytic applications. This review provides a concise overview of properties, synthesis methods and applications of 2D TMO&amp;C-based photocatalysts. Particular attention is paid on the emerging strategies to improve the abilities of light harvesting and photoinduced charge separation for enhancing photocatalytic performances, which include elemental doping, surface functionalization as well as heterojunctions with semiconducting and conductive materials. The future opportunities regarding the research pathways of 2D TMO&amp;C-based photocatalysts are also presented. [Figure not available: see fulltext.].","author":[{"dropping-particle":"","family":"Haque","given":"Farjana","non-dropping-particle":"","parse-names":false,"suffix":""},{"dropping-particle":"","family":"Daeneke","given":"Torben","non-dropping-particle":"","parse-names":false,"suffix":""},{"dropping-particle":"","family":"Kalantar-zadeh","given":"Kourosh","non-dropping-particle":"","parse-names":false,"suffix":""},{"dropping-particle":"","family":"Ou","given":"Jian Zhen","non-dropping-particle":"","parse-names":false,"suffix":""}],"container-title":"Nano-Micro Letters","id":"ITEM-1","issue":"2","issued":{"date-parts":[["2018"]]},"page":"1-27","publisher":"Springer Berlin Heidelberg","title":"Two-Dimensional Transition Metal Oxide and Chalcogenide-Based Photocatalysts","type":"article-journal","volume":"10"},"uris":["http://www.mendeley.com/documents/?uuid=6989bfc8-6dc5-4971-b588-a3e2422614fb"]}],"mendeley":{"formattedCitation":"[71]","plainTextFormattedCitation":"[71]","previouslyFormattedCitation":"[71]"},"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[71]</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Many photocatalytic materials of transition metal chalcogenides origin have been studied and these include the binary and ternary forms and their nitride, carbides, and phosphides composites. In this review, however, the focus is mainly on the transition metal monochalcogenides. Other reports on the groups mentioned above have been extensively studied and reviewed in the literature</w:t>
      </w:r>
      <w:r>
        <w:fldChar w:fldCharType="begin"/>
      </w:r>
      <w:r>
        <w:rPr>
          <w:sz w:val="24"/>
          <w:szCs w:val="24"/>
          <w:rFonts w:cs="Times New Roman" w:ascii="Times New Roman" w:hAnsi="Times New Roman"/>
        </w:rPr>
        <w:instrText>ADDIN CSL_CITATION {"citationItems":[{"id":"ITEM-1","itemData":{"DOI":"10.1039/c8cs00024g","ISSN":"14604744","PMID":"29509206","abstract":"Two-dimensional (2D) transition metal dichalcogenides (TMDCs) have been considered as promising candidates for next generation nanoelectronics. Because of their atomically-thin structure and high surface to volume ratio, the interfaces involved in TMDC-based devices play a predominant role in determining the device performance, such as charge injection/collection at the metal/TMDC interface, and charge carrier trapping at the dielectric/TMDC interface. On the other hand, the crystalline structures of TMDCs are enriched by a variety of intrinsic defects, including vacancies, adatoms, grain boundaries, and substitutional impurities. Customized design and engineering of the interfaces and defects provides an effective way to modulate the properties of TMDCs and finally enhance the device performance. Herein, we summarize and highlight recent advances and state-of-the-art investigations on the interface and defect engineering of TMDCs and their corresponding applications in electronic and optoelectronic devices. Various interface engineering approaches for TMDCs are overviewed, including surface charge transfer doping, TMDC/metal contact engineering, and TMDC/dielectric interface engineering. Subsequently, different types of structural defects in TMDCs are introduced. Defect engineering strategies utilized to modulate the optical and electronic properties of TMDCs, as well as the developed high-performance and functional devices are summarized. Finally, we highlight the challenges and opportunities for interface and defect engineering in TMDC materials for electronics and optoelectronics.","author":[{"dropping-particle":"","family":"Hu","given":"Zehua","non-dropping-particle":"","parse-names":false,"suffix":""},{"dropping-particle":"","family":"Wu","given":"Zhangting","non-dropping-particle":"","parse-names":false,"suffix":""},{"dropping-particle":"","family":"Han","given":"Cheng","non-dropping-particle":"","parse-names":false,"suffix":""},{"dropping-particle":"","family":"He","given":"Jun","non-dropping-particle":"","parse-names":false,"suffix":""},{"dropping-particle":"","family":"Ni","given":"Zhenhua","non-dropping-particle":"","parse-names":false,"suffix":""},{"dropping-particle":"","family":"Chen","given":"Wei","non-dropping-particle":"","parse-names":false,"suffix":""}],"container-title":"Chemical Society Reviews","id":"ITEM-1","issue":"9","issued":{"date-parts":[["2018"]]},"page":"3100-3128","publisher":"Royal Society of Chemistry","title":"Two-dimensional transition metal dichalcogenides: Interface and defect engineering","type":"article-journal","volume":"47"},"uris":["http://www.mendeley.com/documents/?uuid=17ed8272-71e0-4dd2-b413-6b203644138c"]},{"id":"ITEM-2","itemData":{"DOI":"10.1021/acs.chemrev.6b00558","ISSN":"15206890","PMID":"28306244","abstract":"Since the discovery of mechanically exfoliated graphene in 2004, research on ultrathin two-dimensional (2D) nanomaterials has grown exponentially in the fields of condensed matter physics, material science, chemistry, and nanotechnology. Highlighting their compelling physical, chemical, electronic, and optical properties, as well as their various potential applications, in this Review, we summarize the state-of-art progress on the ultrathin 2D nanomaterials with a particular emphasis on their recent advances. First, we introduce the unique advances on ultrathin 2D nanomaterials, followed by the description of their composition and crystal structures. The assortments of their synthetic methods are then summarized, including insights on their advantages and limitations, alongside some recommendations on suitable characterization techniques. We also discuss in detail the utilization of these ultrathin 2D nanomaterials for wide ranges of potential applications among the electronics/optoelectronics, electrocatalysis, batteries, supercapacitors, solar cells, photocatalysis, and sensing platforms. Finally, the challenges and outlooks in this promising field are featured on the basis of its current development.","author":[{"dropping-particle":"","family":"Tan","given":"Chaoliang","non-dropping-particle":"","parse-names":false,"suffix":""},{"dropping-particle":"","family":"Cao","given":"Xiehong","non-dropping-particle":"","parse-names":false,"suffix":""},{"dropping-particle":"","family":"Wu","given":"Xue Jun","non-dropping-particle":"","parse-names":false,"suffix":""},{"dropping-particle":"","family":"He","given":"Qiyuan","non-dropping-particle":"","parse-names":false,"suffix":""},{"dropping-particle":"","family":"Yang","given":"Jian","non-dropping-particle":"","parse-names":false,"suffix":""},{"dropping-particle":"","family":"Zhang","given":"Xiao","non-dropping-particle":"","parse-names":false,"suffix":""},{"dropping-particle":"","family":"Chen","given":"Junze","non-dropping-particle":"","parse-names":false,"suffix":""},{"dropping-particle":"","family":"Zhao","given":"Wei","non-dropping-particle":"","parse-names":false,"suffix":""},{"dropping-particle":"","family":"Han","given":"Shikui","non-dropping-particle":"","parse-names":false,"suffix":""},{"dropping-particle":"","family":"Nam","given":"Gwang Hyeon","non-dropping-particle":"","parse-names":false,"suffix":""},{"dropping-particle":"","family":"Sindoro","given":"Melinda","non-dropping-particle":"","parse-names":false,"suffix":""},{"dropping-particle":"","family":"Zhang","given":"Hua","non-dropping-particle":"","parse-names":false,"suffix":""}],"container-title":"Chemical Reviews","id":"ITEM-2","issue":"9","issued":{"date-parts":[["2017"]]},"page":"6225-6331","title":"Recent Advances in Ultrathin Two-Dimensional Nanomaterials","type":"article-journal","volume":"117"},"uris":["http://www.mendeley.com/documents/?uuid=56f644e4-54b9-4a9c-ae25-2ffce6c95f38"]},{"id":"ITEM-3","itemData":{"DOI":"10.53063/synsint.2021.1468","ISSN":"2564-0186","abstract":"In recent decades, the use of photocatalysts in the evolution of hydrogen (H2) has received much attention. However, the use of the well-known titanium oxide and another photocatalyst as a base for noble metals is limited due to their major weakness in electron-hole pair separation. The use of cocatalysts can be a good way to overcome this problem and provide better performance for the evolution of hydrogen. In this review, suitable high-efficiency cocatalysts for solar hydrogen production have been thoroughly reviewed. New strategies and solutions were examined in terms of increasing the recombination of charge carriers, designing reactive sites, and enhancing the wavelengths of light absorption. Several new types of cocatalysts based on semiconductors in noble groups and dual metals have been evaluated. It is expected that these photocatalysts will be able to reduce the activation energy of reaction and charge separation. In this regard, the existing views and challenges in the field of photocatalysts are presented. The characteristics of monoatomic photocatalysts are reviewed in this manuscript and the latest advances in this field are summarized. Further, the future trends and upcoming research are also briefly discussed. Finally, this review presents noble metal-based photocatalysts for providing suitable photocatalysts on a larger scale and improving their applicability.","author":[{"dropping-particle":"","family":"Akhoondi","given":"Asieh","non-dropping-particle":"","parse-names":false,"suffix":""},{"dropping-particle":"","family":"Sharma","given":"Ankush","non-dropping-particle":"","parse-names":false,"suffix":""},{"dropping-particle":"","family":"Pathak","given":"Dinesh","non-dropping-particle":"","parse-names":false,"suffix":""},{"dropping-particle":"","family":"Yusuf","given":"Mohammad","non-dropping-particle":"","parse-names":false,"suffix":""},{"dropping-particle":"","family":"Demissie","given":"Taye B.","non-dropping-particle":"","parse-names":false,"suffix":""},{"dropping-particle":"","family":"Guo","given":"Rui-tang","non-dropping-particle":"","parse-names":false,"suffix":""},{"dropping-particle":"","family":"Ali","given":"Adnan","non-dropping-particle":"","parse-names":false,"suffix":""}],"container-title":"Synthesis and Sintering","id":"ITEM-3","issue":"4","issued":{"date-parts":[["2021"]]},"page":"223-241","title":"Hydrogen evolution via noble metals based photocatalysts: A review","type":"article-journal","volume":"1"},"uris":["http://www.mendeley.com/documents/?uuid=aa629884-307d-4181-aabd-fe3c4e844c01"]},{"id":"ITEM-4","itemData":{"DOI":"10.3390/catal12050468","ISBN":"2711717674","ISSN":"20734344","abstract":"The quest for a clean, renewable and sustainable energy future has been highly sought for by the scientific community over the last four decades. Photocatalytic water splitting is a very promising technology to proffer a solution to present day environmental pollution and energy crises by generating hydrogen fuel through a “green route” without environmental pollution. Transition metal dichalcogenides (TMDCs) have outstanding properties which make them show great potential as effective co-catalysts with photocatalytic materials such as TiO2, ZnO and CdS for photocatalytic water splitting. Integration of TMDCs with a photocatalyst such as TiO2 provides novel nanohybrid composite materials with outstanding characteristics. In this review, we present the current state of research in the application of TMDCs in photocatalytic water splitting. Three main aspects which consider their properties, advances in the synthesis routes of layered TMDCs and their composites as well as their photocatalytic performances in the water splitting reaction are discussed. Finally, we raise some challenges and perspectives in their future application as materials for water-splitting photocatalysts.","author":[{"dropping-particle":"","family":"Fadojutimi","given":"Paul O.","non-dropping-particle":"","parse-names":false,"suffix":""},{"dropping-particle":"","family":"Gqoba","given":"Siziwe S.","non-dropping-particle":"","parse-names":false,"suffix":""},{"dropping-particle":"","family":"Tetana","given":"Zikhona N.","non-dropping-particle":"","parse-names":false,"suffix":""},{"dropping-particle":"","family":"Moma","given":"John","non-dropping-particle":"","parse-names":false,"suffix":""}],"container-title":"Catalysts","id":"ITEM-4","issue":"5","issued":{"date-parts":[["2022"]]},"title":"Transition Metal Dichalcogenides [MX2] in Photocatalytic Water Splitting","type":"article-journal","volume":"12"},"uris":["http://www.mendeley.com/documents/?uuid=e8fc6c91-d28a-4fa1-9b45-19e49aef0b08"]},{"id":"ITEM-5","itemData":{"DOI":"10.1016/j.cej.2021.129645","ISSN":"13858947","abstract":"Transition metal chalcogenides (TMCs) are the fascinating replacement of noble catalysts in catalytic water splitting due to their unique physical and chemical properties and low cost. However, their industrial application is substantially restricted by their poor conductivity. Decorating TMCs on metal substrates to fabricate self-supporting electrodes could be an efficient strategy for solving this problem. In this review, typical synthetic strategies for self-supporting TMCs on metal substrates are introduced in detail, while all types of metallic matrices, such as Au, Mo, Ni, Ti, Cu, etc., for supporting TMC catalysts are comprehensively summarized. By comparing the matrix types, types of loaded TMC materials, preparation strategies, application conditions, and scope, we attempt to establish rules of various metals as substrates, which may provide suggestions for material design. Finally, we briefly discuss the development directions of self-supporting TMCs@Metal electrodes for large-scale preparation and catalytic water splitting in industrial applications.","author":[{"dropping-particle":"","family":"Zhao","given":"Yang","non-dropping-particle":"","parse-names":false,"suffix":""},{"dropping-particle":"","family":"Wei","given":"Shizhong","non-dropping-particle":"","parse-names":false,"suffix":""},{"dropping-particle":"","family":"Pan","given":"Kunming","non-dropping-particle":"","parse-names":false,"suffix":""},{"dropping-particle":"","family":"Dong","given":"Zhili","non-dropping-particle":"","parse-names":false,"suffix":""},{"dropping-particle":"","family":"Zhang","given":"Bin","non-dropping-particle":"","parse-names":false,"suffix":""},{"dropping-particle":"","family":"Wu","given":"Hong Hui","non-dropping-particle":"","parse-names":false,"suffix":""},{"dropping-particle":"","family":"Zhang","given":"Qiaobao","non-dropping-particle":"","parse-names":false,"suffix":""},{"dropping-particle":"","family":"Lin","given":"Junpin","non-dropping-particle":"","parse-names":false,"suffix":""},{"dropping-particle":"","family":"Pang","given":"Huan","non-dropping-particle":"","parse-names":false,"suffix":""}],"container-title":"Chemical Engineering Journal","id":"ITEM-5","issue":"P1","issued":{"date-parts":[["2021"]]},"page":"129645","publisher":"Elsevier B.V.","title":"Self-supporting transition metal chalcogenides on metal substrates for catalytic water splitting","type":"article-journal","volume":"421"},"uris":["http://www.mendeley.com/documents/?uuid=829863df-a7d5-4412-9d6f-322d6bb9d96f"]},{"id":"ITEM-6","itemData":{"DOI":"10.1021/nn5048553","ISSN":"1936086X","abstract":"Nanostructured transition-metal phosphides have recently emerged as Earth-abundant alternatives to platinum for catalyzing the hydrogen-evolution reaction (HER), which is central to several clean energy technologies because it produces molecular hydrogen through the electrochemical reduction of water. Iron-based catalysts are very attractive targets because iron is the most abundant and least expensive transition metal. We report herein that iron phosphide (FeP), synthesized as nanoparticles having a uniform, hollow morphology, exhibits among the highest HER activities reported to date in both acidic and neutral-pH aqueous solutions. As an electrocatalyst operating at a current density of -10 mA cm-2, FeP nanoparticles deposited at a mass loading of ∼1 mg cm-2 on Ti substrates exhibited overpotentials of -50 mV in 0.50 M H2SO4 and -102 mV in 1.0 M phosphate buffered saline. The FeP nanoparticles supported sustained hydrogen production with essentially quantitative faradaic yields for extended time periods under galvanostatic control. Under UV illumination in both acidic and neutral-pH solutions, FeP nanoparticles deposited on TiO2 produced H2 at rates and amounts that begin to approach those of Pt/TiO2. FeP therefore is a highly Earth-abundant material for efficiently facilitating the HER both electrocatalytically and photocatalytically. (Graph Presented).","author":[{"dropping-particle":"","family":"Callejas","given":"Juan F.","non-dropping-particle":"","parse-names":false,"suffix":""},{"dropping-particle":"","family":"McEnaney","given":"Joshua M.","non-dropping-particle":"","parse-names":false,"suffix":""},{"dropping-particle":"","family":"Read","given":"Carlos G.","non-dropping-particle":"","parse-names":false,"suffix":""},{"dropping-particle":"","family":"Crompton","given":"J. Chance","non-dropping-particle":"","parse-names":false,"suffix":""},{"dropping-particle":"","family":"Biacchi","given":"Adam J.","non-dropping-particle":"","parse-names":false,"suffix":""},{"dropping-particle":"","family":"Popczun","given":"Eric J.","non-dropping-particle":"","parse-names":false,"suffix":""},{"dropping-particle":"","family":"Gordon","given":"Thomas R.","non-dropping-particle":"","parse-names":false,"suffix":""},{"dropping-particle":"","family":"Lewis","given":"Nathan S.","non-dropping-particle":"","parse-names":false,"suffix":""},{"dropping-particle":"","family":"Schaak","given":"Raymond E.","non-dropping-particle":"","parse-names":false,"suffix":""}],"container-title":"ACS Nano","id":"ITEM-6","issue":"11","issued":{"date-parts":[["2014"]]},"page":"11101-11107","title":"Electrocatalytic and photocatalytic hydrogen production from acidic and neutral-pH aqueous solutions using iron phosphide nanoparticles","type":"article-journal","volume":"8"},"uris":["http://www.mendeley.com/documents/?uuid=92fedaf1-5ec6-4ab7-9ad5-b727f0583bc8"]},{"id":"ITEM-7","itemData":{"DOI":"10.1039/c0ee00330a","ISSN":"17545692","abstract":"This study reports the synthesis and surface characterization of multi-walled carbon nanotubes (CNT), CdS, and metal catalyst (M) hybrids (CdS/CNT/M), and their novel application to photocatalytic hydrogen production under visible light (λ &gt; 400 nm) in the presence of electron donor (Na2S and Na2SO3). In the binary hybrids between CNT and CdS (CdS/CNT) the CNT annealed at 500 °C (h-CNT) has the larger amount of hydrogen production than crude (c-CNT) or acid-treated CNT (a-CNT) due to highly improved purity and suitable work function. When hybridized with CdS and M, however, a-CNT has the largest amount of hydrogen production (a-CNT &gt; h-CNT &gt; c-CNT) even though all the CNTs have similar functional groups for binding metal catalyst on their surfaces. Photocurrent measurements also indicated that CdS/a-CNT/Pt ternary generates a higher photocurrent than that of CdS/a-CNT binary (ternary &gt; binary &gt; CdS alone). In such ternary hybrids, Pt, Ni, and Ru are found to be effective in catalyzing proton/water but other metals (Pd, Au, Ag, Cu) showed very low activities with the following order: Pt &gt; Ni &gt; Ru &gt; Pd &gt; Au &gt; Ag &gt; Cu. The enhanced hydrogen production in the binary and ternary hybrids is ascribed partially to suitably positioned work functions among the hybrid components and thereby vectorial charge transfer through the work function energy gradient. Detailed surface studies were also described using Raman spectroscopy, Fourier transform infrared spectroscopy (FTIR), X-ray diffraction (XRD), X-ray photoelectroscopy (XPS), scanning electron microscopy (SEM), and transmission electron microscopy (TEM). © 2011 The Royal Society of Chemistry.","author":[{"dropping-particle":"","family":"Kim","given":"Young Kwang","non-dropping-particle":"","parse-names":false,"suffix":""},{"dropping-particle":"","family":"Park","given":"Hyunwoong","non-dropping-particle":"","parse-names":false,"suffix":""}],"container-title":"Energy and Environmental Science","id":"ITEM-7","issue":"3","issued":{"date-parts":[["2011"]]},"page":"685-694","title":"Light-harvesting multi-walled carbon nanotubes and CdS hybrids: Application to photocatalytic hydrogen production from water","type":"article-journal","volume":"4"},"uris":["http://www.mendeley.com/documents/?uuid=6e376590-7775-43c4-a98a-b9762d85bdbe"]},{"id":"ITEM-8","itemData":{"DOI":"10.1016/j.apcata.2008.05.020","ISSN":"0926860X","abstract":"To investigate the role of platinum-like tungsten carbide as a cocatalyst for photocatalytic hydrogen production under visible light irradiation, we fabricated for the first time a composite material consisting of WC and CdS by a precipitation/hydrothermal method. The composite prepared by this procedure consisted of well-dispersed WC and CdS, as confirmed by TEM mapping analysis. The WC/CdS composite photocatalyst exhibited a high rate of hydrogen production, comparable to that of Pt/CdS, under visible light irradiation (λ ≥ 420 nm) from water containing sulfide and sulfite ions as hole scavengers. Like Pt cocatalyst loaded on the surface of CdS, WC provides active sites for proton reduction and causes fast diffusion of photoelectrons generated from CdS toward WC, leading to high photocatalytic activity of hydrogen production. © 2008 Elsevier B.V. All rights reserved.","author":[{"dropping-particle":"","family":"Jang","given":"Jum Suk","non-dropping-particle":"","parse-names":false,"suffix":""},{"dropping-particle":"","family":"Ham","given":"Dong Jin","non-dropping-particle":"","parse-names":false,"suffix":""},{"dropping-particle":"","family":"Lakshminarasimhan","given":"Narayanan","non-dropping-particle":"","parse-names":false,"suffix":""},{"dropping-particle":"","family":"Choi","given":"Won yong","non-dropping-particle":"","parse-names":false,"suffix":""},{"dropping-particle":"","family":"Lee","given":"Jae Sung","non-dropping-particle":"","parse-names":false,"suffix":""}],"container-title":"Applied Catalysis A: General","id":"ITEM-8","issue":"1-2","issued":{"date-parts":[["2008"]]},"page":"149-154","title":"Role of platinum-like tungsten carbide as cocatalyst of CdS photocatalyst for hydrogen production under visible light irradiation","type":"article-journal","volume":"346"},"uris":["http://www.mendeley.com/documents/?uuid=3d6c2225-12f0-4e65-af8b-df7ee6df1a4b"]}],"mendeley":{"formattedCitation":"[26,36,48,72–76]","plainTextFormattedCitation":"[26,36,48,72–76]","previouslyFormattedCitation":"[26,36,48,72–76]"},"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[26,36,48,72–76]</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 xml:space="preserve">Transition metal chalcogenide with planar structures has been studied widely for photocatalytic application due to their 2-dimensional planar nanostructures and larger surface area, making their active sites readily available for catalytic redox reactions on the surface with the absorbed species </w:t>
      </w:r>
      <w:r>
        <w:fldChar w:fldCharType="begin"/>
      </w:r>
      <w:r>
        <w:rPr>
          <w:sz w:val="24"/>
          <w:szCs w:val="24"/>
          <w:rFonts w:cs="Times New Roman" w:ascii="Times New Roman" w:hAnsi="Times New Roman"/>
        </w:rPr>
        <w:instrText>ADDIN CSL_CITATION {"citationItems":[{"id":"ITEM-1","itemData":{"DOI":"10.1038/nnano.2012.193","ISSN":"1748-3395","abstract":"Single-layer metal dichalcogenides are two-dimensional semiconductors that present strong potential for electronic and sensing applications complementary to that of graphene.","author":[{"dropping-particle":"","family":"Wang","given":"Qing Hua","non-dropping-particle":"","parse-names":false,"suffix":""},{"dropping-particle":"","family":"Kalantar-Zadeh","given":"Kourosh","non-dropping-particle":"","parse-names":false,"suffix":""},{"dropping-particle":"","family":"Kis","given":"Andras","non-dropping-particle":"","parse-names":false,"suffix":""},{"dropping-particle":"","family":"Coleman","given":"Jonathan N","non-dropping-particle":"","parse-names":false,"suffix":""},{"dropping-particle":"","family":"Strano","given":"Michael S","non-dropping-particle":"","parse-names":false,"suffix":""}],"container-title":"Nature Nanotechnology","id":"ITEM-1","issue":"11","issued":{"date-parts":[["2012"]]},"page":"699-712","title":"Electronics and optoelectronics of two-dimensional transition metal dichalcogenides","type":"article-journal","volume":"7"},"uris":["http://www.mendeley.com/documents/?uuid=c50f34bd-81f7-42d1-a07c-c93a0bdcedb4"]},{"id":"ITEM-2","itemData":{"DOI":"https://doi.org/10.1002/adfm.201500891","abstract":"The intriguing properties of two-dimensional transition metal dichalcogenides (2D TMDCs) have led to a significant body of fundamental research and rapid uptake of these materials in many applications. Specifically, 2D TMDCs have shown great potential in biological systems due to their tunable electronic characteristics, unique optical properties, stability in aqueous environments, large surface area that can be manipulated and functionalized as well as an intercalatable layered structure, and low levels of toxicity. Here, the characteristics and use of 2D TMDCs for biological applications are reviewed and future possibilities for these materials in biological systems are outlined.","author":[{"dropping-particle":"","family":"Kalantar-zadeh","given":"Kourosh","non-dropping-particle":"","parse-names":false,"suffix":""},{"dropping-particle":"","family":"Ou","given":"Jian Zhen","non-dropping-particle":"","parse-names":false,"suffix":""},{"dropping-particle":"","family":"Daeneke","given":"Torben","non-dropping-particle":"","parse-names":false,"suffix":""},{"dropping-particle":"","family":"Strano","given":"Michael S","non-dropping-particle":"","parse-names":false,"suffix":""},{"dropping-particle":"","family":"Pumera","given":"Martin","non-dropping-particle":"","parse-names":false,"suffix":""},{"dropping-particle":"","family":"Gras","given":"Sally L","non-dropping-particle":"","parse-names":false,"suffix":""}],"container-title":"Advanced Functional Materials","id":"ITEM-2","issue":"32","issued":{"date-parts":[["2015"]]},"page":"5086-5099","title":"Two-Dimensional Transition Metal Dichalcogenides in Biosystems","type":"article-journal","volume":"25"},"uris":["http://www.mendeley.com/documents/?uuid=d6466ced-11e7-40ab-bcdd-589864f7252b"]},{"id":"ITEM-3","itemData":{"DOI":"10.1016/j.apmt.2016.09.012","ISSN":"23529407","abstract":"Single- or multi-layer transition metal oxides (TMOs) have a relatively longer history than other atomically thin materials. TMOs comprise many earth-abundant minerals and have been used for millenia as construction materials, pigments, lubricants, for heat management and many other applications. In TMOs, the transition metal s electrons are strongly pulled by oxygen, and consequently the structural, physical and chemical properties are mostly determined by the strongly correlated d electrons. TMOs are also highly tunable owing to the diversity of their chemical composition, crystal structure and relative ease in inducing oxygen defects. Two dimensional (2D) TMOs often show different physical and chemical properties in comparison to their bulk counterparts. These differences give rise to a variety of remarkable electronic properties such as high temperature superconductivity and multiferroicity and also unique optical, mechanical and thermal phenomena. Additionally, reducing the thickness of TMOs can alter their catalytic and chemical characteristics. Despite their unique properties, single- and few-layer TMOs have received relatively little attention compared to other recent families of atomically thin materials such as layered transition metal dichalcogenides. The overarching aim of this review is to bring the unique aspects of TMOs to the attention of the research community to establish a strong future for research on 2D and layered TMOs. In this review, a comprehensive overview regarding 2D and layered TMOs will be presented. The fundamentals and applications of planar TMOs are discussed. The manuscript will also present future prospects and pathways to new developments that are offered by such TMOs.","author":[{"dropping-particle":"","family":"Kalantar-zadeh","given":"Kourosh","non-dropping-particle":"","parse-names":false,"suffix":""},{"dropping-particle":"","family":"Ou","given":"Jian Zhen","non-dropping-particle":"","parse-names":false,"suffix":""},{"dropping-particle":"","family":"Daeneke","given":"Torben","non-dropping-particle":"","parse-names":false,"suffix":""},{"dropping-particle":"","family":"Mitchell","given":"Arnan","non-dropping-particle":"","parse-names":false,"suffix":""},{"dropping-particle":"","family":"Sasaki","given":"Takayoshi","non-dropping-particle":"","parse-names":false,"suffix":""},{"dropping-particle":"","family":"Fuhrer","given":"Michael S.","non-dropping-particle":"","parse-names":false,"suffix":""}],"container-title":"Applied Materials Today","id":"ITEM-3","issued":{"date-parts":[["2016"]]},"page":"73-89","publisher":"Elsevier Ltd","title":"Two dimensional and layered transition metal oxides","type":"article-journal","volume":"5"},"uris":["http://www.mendeley.com/documents/?uuid=4190cef7-f2fe-4712-81b0-9c73a4d5b0da"]}],"mendeley":{"formattedCitation":"[77–79]","plainTextFormattedCitation":"[77–79]","previouslyFormattedCitation":"[77–79]"},"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[77–79]</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Compared to their bulk, at the surface of their two-dimensional nanostructures, they possess different atomic arrangements, which may be due to their structural disordering and surface atomic elongation that is perhaps responsible for the charge transfer processes at the interface of their defect density</w:t>
      </w:r>
      <w:r>
        <w:fldChar w:fldCharType="begin"/>
      </w:r>
      <w:r>
        <w:rPr>
          <w:sz w:val="24"/>
          <w:szCs w:val="24"/>
          <w:rFonts w:cs="Times New Roman" w:ascii="Times New Roman" w:hAnsi="Times New Roman"/>
        </w:rPr>
        <w:instrText>ADDIN CSL_CITATION {"citationItems":[{"id":"ITEM-1","itemData":{"DOI":"10.1021/acs.chemrev.6b00164","ISSN":"0009-2665","abstract":"In this paper, we review recent progress on colloidal growth of 2D nanocrystals. We identify the four main sources of anisotropy which lead to the formation of plate- and sheet-like colloidal nanomaterials. Defect-induced anisotropy is a growth method which relies on the presence of topological defects at the nanoscale to induce 2D shapes objects. Such a method is particularly important in the growth of metallic nano-objects. Another way to induce anisotropy is based on ligand engineering. The availability of some nanocrystal facets can be tuned by selectively covering the surface with ligands of tunable thickness. Cadmium chalcogenides nanoplatelets (NPLs) strongly rely on this method which offers atomic control in the thinner direction, down to a few monolayers. Two-dimensional objects can also be obtained by post or in situ self-assembly of nanocrystals. This growth method differs from the previous ones in the sense that the elementary objects are not molecular precursors and is a common method for lead chalcogenide compounds. Finally, anisotropy may simply rely on the lattice anisotropy itself as it is common for rod-like nanocrystals. Colloidally grown transition metal dichalcogenides (TMDC) in particular result from such process. We also present hybrid syntheses which combine several of the previously described methods and other paths, such as cation exchange, which expand the range of available materials. Finally, we discuss in which sense 2D objects differ from 0D nanocrystals and review some of their applications in optoelectronics, including lasing and photodetection, and biology.","author":[{"dropping-particle":"","family":"Nasilowski","given":"Michel","non-dropping-particle":"","parse-names":false,"suffix":""},{"dropping-particle":"","family":"Mahler","given":"Benoit","non-dropping-particle":"","parse-names":false,"suffix":""},{"dropping-particle":"","family":"Lhuillier","given":"Emmanuel","non-dropping-particle":"","parse-names":false,"suffix":""},{"dropping-particle":"","family":"Ithurria","given":"Sandrine","non-dropping-particle":"","parse-names":false,"suffix":""},{"dropping-particle":"","family":"Dubertret","given":"Benoit","non-dropping-particle":"","parse-names":false,"suffix":""}],"container-title":"Chemical Reviews","id":"ITEM-1","issue":"18","issued":{"date-parts":[["2016","9","28"]]},"note":"doi: 10.1021/acs.chemrev.6b00164","page":"10934-10982","publisher":"American Chemical Society","title":"Two-Dimensional Colloidal Nanocrystals","type":"article-journal","volume":"116"},"uris":["http://www.mendeley.com/documents/?uuid=da7ac86d-513a-4524-ba0b-8e714f4c7bb0"]},{"id":"ITEM-2","itemData":{"DOI":"https://doi.org/10.1002/aenm.201300611","abstract":"Artificial all-surface-atomic 2D sheets can trigger breakthroughs in tailoring the physical and chemical properties of advanced functional materials. Here, the conceptually new all-surface-atomic semiconductors of SnS and SnSe freestanding sheets are realized using a scalable strategy. As an example, all-surface-atomic SnS sheets undergo surface atomic elongation and structural disordering, which is revealed by X-ray absorption fine structure spectroscopy and first-principles calculations, endowing them with high structural stability and an increased density of states at the valence band edge. These exotic atomic and electronic structures make the all-surface-atomic SnS sheet-based photoelectrode exhibit an incident photon-to-current conversion efficiency of 67.1\\% at 490 nm, much higher than the efficiencies of other visible-light-driven water splitting. A photocurrent density of 5.27 mA cm-2, which is two orders of magnitude higher than that of the bulk counterpart, is also achieved for the all-surface-atomic SnS sheets-based photoelectrode. This will allow the manipulation of the basic properties of advanced materials on the atomic scale, thus paving the way for innovative applications.","author":[{"dropping-particle":"","family":"Sun","given":"Yongfu","non-dropping-particle":"","parse-names":false,"suffix":""},{"dropping-particle":"","family":"Sun","given":"Zhihu","non-dropping-particle":"","parse-names":false,"suffix":""},{"dropping-particle":"","family":"Gao","given":"Shan","non-dropping-particle":"","parse-names":false,"suffix":""},{"dropping-particle":"","family":"Cheng","given":"Hao","non-dropping-particle":"","parse-names":false,"suffix":""},{"dropping-particle":"","family":"Liu","given":"Qinghua","non-dropping-particle":"","parse-names":false,"suffix":""},{"dropping-particle":"","family":"Lei","given":"Fengcai","non-dropping-particle":"","parse-names":false,"suffix":""},{"dropping-particle":"","family":"Wei","given":"Shiqiang","non-dropping-particle":"","parse-names":false,"suffix":""},{"dropping-particle":"","family":"Xie","given":"Yi","non-dropping-particle":"","parse-names":false,"suffix":""}],"container-title":"Advanced Energy Materials","id":"ITEM-2","issue":"1","issued":{"date-parts":[["2014"]]},"page":"1300611","title":"All-Surface-Atomic-Metal Chalcogenide Sheets for High-Efficiency Visible-Light Photoelectrochemical Water Splitting","type":"article-journal","volume":"4"},"uris":["http://www.mendeley.com/documents/?uuid=c84f0a24-2e79-4d6e-8e8b-c4f2d48757f9"]}],"mendeley":{"formattedCitation":"[80,81]","plainTextFormattedCitation":"[80,81]","previouslyFormattedCitation":"[80,81]"},"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[80,81]</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Furthermore, they have improved photocatalytic reaction kinetics due to the promotion of charge migration which leads to a reduced interfacial charge transfer resistance</w:t>
      </w:r>
      <w:r>
        <w:fldChar w:fldCharType="begin"/>
      </w:r>
      <w:r>
        <w:rPr>
          <w:sz w:val="24"/>
          <w:szCs w:val="24"/>
          <w:rFonts w:cs="Times New Roman" w:ascii="Times New Roman" w:hAnsi="Times New Roman"/>
        </w:rPr>
        <w:instrText>ADDIN CSL_CITATION {"citationItems":[{"id":"ITEM-1","itemData":{"DOI":"10.1039/c6nr00546b","ISSN":"20403372","abstract":"Two-dimensional (2D) materials have attracted increasing attention for photocatalytic applications because of their unique thickness dependent physical and chemical properties. This review gives a brief overview of the recent developments concerning the chemical synthesis and structural design of 2D materials at the nanoscale and their applications in photocatalytic areas. In particular, recent progress on the emerging strategies for tailoring 2D material-based photocatalysts to improve their photo-activity including elemental doping, heterostructure design and functional architecture assembly is discussed.","author":[{"dropping-particle":"","family":"Luo","given":"Bin","non-dropping-particle":"","parse-names":false,"suffix":""},{"dropping-particle":"","family":"Liu","given":"Gang","non-dropping-particle":"","parse-names":false,"suffix":""},{"dropping-particle":"","family":"Wang","given":"Lianzhou","non-dropping-particle":"","parse-names":false,"suffix":""}],"container-title":"Nanoscale","id":"ITEM-1","issue":"13","issued":{"date-parts":[["2016"]]},"page":"6904-6920","publisher":"Royal Society of Chemistry","title":"Recent advances in 2D materials for photocatalysis","type":"article-journal","volume":"8"},"uris":["http://www.mendeley.com/documents/?uuid=53619841-a7e2-44cc-810d-ce194ef6952d"]}],"mendeley":{"formattedCitation":"[82]","plainTextFormattedCitation":"[82]","previouslyFormattedCitation":"[82]"},"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[82]</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Another significant advantage is that one particular facet with distinct atomic arrangement is  dominantly  exposed in the 2D planar configuration, favoring the separation of the photogenerated charged pair and the subsequent utilization of the photon</w:t>
      </w:r>
      <w:r>
        <w:fldChar w:fldCharType="begin"/>
      </w:r>
      <w:r>
        <w:rPr>
          <w:sz w:val="24"/>
          <w:szCs w:val="24"/>
          <w:rFonts w:cs="Times New Roman" w:ascii="Times New Roman" w:hAnsi="Times New Roman"/>
        </w:rPr>
        <w:instrText>ADDIN CSL_CITATION {"citationItems":[{"id":"ITEM-1","itemData":{"DOI":"10.1007/s40820-017-0176-y","ISSN":"21505551","abstract":"Two-dimensional (2D) transition metal oxide and chalcogenide (TMO&amp;C)-based photocatalysts have recently attracted significant attention for addressing the current worldwide challenges of energy shortage and environmental pollution. The ultrahigh surface area and unconventional physiochemical, electronic and optical properties of 2D TMO&amp;Cs have been demonstrated to facilitate photocatalytic applications. This review provides a concise overview of properties, synthesis methods and applications of 2D TMO&amp;C-based photocatalysts. Particular attention is paid on the emerging strategies to improve the abilities of light harvesting and photoinduced charge separation for enhancing photocatalytic performances, which include elemental doping, surface functionalization as well as heterojunctions with semiconducting and conductive materials. The future opportunities regarding the research pathways of 2D TMO&amp;C-based photocatalysts are also presented. [Figure not available: see fulltext.].","author":[{"dropping-particle":"","family":"Haque","given":"Farjana","non-dropping-particle":"","parse-names":false,"suffix":""},{"dropping-particle":"","family":"Daeneke","given":"Torben","non-dropping-particle":"","parse-names":false,"suffix":""},{"dropping-particle":"","family":"Kalantar-zadeh","given":"Kourosh","non-dropping-particle":"","parse-names":false,"suffix":""},{"dropping-particle":"","family":"Ou","given":"Jian Zhen","non-dropping-particle":"","parse-names":false,"suffix":""}],"container-title":"Nano-Micro Letters","id":"ITEM-1","issue":"2","issued":{"date-parts":[["2018"]]},"page":"1-27","publisher":"Springer Berlin Heidelberg","title":"Two-Dimensional Transition Metal Oxide and Chalcogenide-Based Photocatalysts","type":"article-journal","volume":"10"},"uris":["http://www.mendeley.com/documents/?uuid=6989bfc8-6dc5-4971-b588-a3e2422614fb"]}],"mendeley":{"formattedCitation":"[71]","plainTextFormattedCitation":"[71]","previouslyFormattedCitation":"[71]"},"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[71]</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Several studies have reported the influence of thickness and lateral dimensions on the band position and energies of some 2D TMCs</w:t>
      </w:r>
      <w:r>
        <w:fldChar w:fldCharType="begin"/>
      </w:r>
      <w:r>
        <w:rPr>
          <w:sz w:val="24"/>
          <w:szCs w:val="24"/>
          <w:rFonts w:cs="Times New Roman" w:ascii="Times New Roman" w:hAnsi="Times New Roman"/>
        </w:rPr>
        <w:instrText>ADDIN CSL_CITATION {"citationItems":[{"id":"ITEM-1","itemData":{"DOI":"10.1021/nl903868w","ISSN":"15306984","PMID":"20229981","abstract":"Novel physical phenomena can emerge in low-dimensional nanomaterials. Bulk MoS2, a prototypical metal dichalcogenide, is an indirect bandgap semiconductor with negligible photoluminescence. When the MoS2 crystal is thinned to monolayer, however, a strong photoluminescence emerges, indicating an indirect to direct bandgap transition in this d-electron system. This observation shows that quantum confinement in layered d-electron materials like MoS2 provides new opportunities for engineering the electronic structure of matter at the nanoscale. © 2010 American Chemical Society.","author":[{"dropping-particle":"","family":"Splendiani","given":"Andrea","non-dropping-particle":"","parse-names":false,"suffix":""},{"dropping-particle":"","family":"Sun","given":"Liang","non-dropping-particle":"","parse-names":false,"suffix":""},{"dropping-particle":"","family":"Zhang","given":"Yuanbo","non-dropping-particle":"","parse-names":false,"suffix":""},{"dropping-particle":"","family":"Li","given":"Tianshu","non-dropping-particle":"","parse-names":false,"suffix":""},{"dropping-particle":"","family":"Kim","given":"Jonghwan","non-dropping-particle":"","parse-names":false,"suffix":""},{"dropping-particle":"","family":"Chim","given":"Chi Yung","non-dropping-particle":"","parse-names":false,"suffix":""},{"dropping-particle":"","family":"Galli","given":"Giulia","non-dropping-particle":"","parse-names":false,"suffix":""},{"dropping-particle":"","family":"Wang","given":"Feng","non-dropping-particle":"","parse-names":false,"suffix":""}],"container-title":"Nano Letters","id":"ITEM-1","issue":"4","issued":{"date-parts":[["2010"]]},"page":"1271-1275","title":"Emerging photoluminescence in monolayer MoS2","type":"article-journal","volume":"10"},"uris":["http://www.mendeley.com/documents/?uuid=4843b7b8-e842-4eca-b520-fe95b2534f0a"]},{"id":"ITEM-2","itemData":{"DOI":"10.1021/nl3026357","ISSN":"15306984","PMID":"23194096","abstract":"Individual monolayers of metal dichalcogenides are atomically thin two-dimensional crystals with attractive physical properties different from those of their bulk counterparts. Here we describe the direct synthesis of WS2 monolayers with triangular morphologies and strong room-temperature photoluminescence (PL). The Raman response as well as the luminescence as a function of the number of S-W-S layers is also reported. The PL weakens with increasing number of layers due to a transition from direct band gap in a monolayer to indirect gap in multilayers. The edges of WS2 monolayers exhibit PL signals with extraordinary intensity, around 25 times stronger than that at the platelet's center. The structure and chemical composition of the platelet edges appear to be critical for PL enhancement. © 2012 American Chemical Society.","author":[{"dropping-particle":"","family":"Gutiérrez","given":"Humberto R.","non-dropping-particle":"","parse-names":false,"suffix":""},{"dropping-particle":"","family":"Perea-López","given":"Nestor","non-dropping-particle":"","parse-names":false,"suffix":""},{"dropping-particle":"","family":"Elías","given":"Ana Laura","non-dropping-particle":"","parse-names":false,"suffix":""},{"dropping-particle":"","family":"Berkdemir","given":"Ayse","non-dropping-particle":"","parse-names":false,"suffix":""},{"dropping-particle":"","family":"Wang","given":"Bei","non-dropping-particle":"","parse-names":false,"suffix":""},{"dropping-particle":"","family":"Lv","given":"Ruitao","non-dropping-particle":"","parse-names":false,"suffix":""},{"dropping-particle":"","family":"López-Urías","given":"Florentino","non-dropping-particle":"","parse-names":false,"suffix":""},{"dropping-particle":"","family":"Crespi","given":"Vincent H.","non-dropping-particle":"","parse-names":false,"suffix":""},{"dropping-particle":"","family":"Terrones","given":"Humberto","non-dropping-particle":"","parse-names":false,"suffix":""},{"dropping-particle":"","family":"Terrones","given":"Mauricio","non-dropping-particle":"","parse-names":false,"suffix":""}],"container-title":"Nano Letters","id":"ITEM-2","issue":"8","issued":{"date-parts":[["2013"]]},"page":"3447-3454","title":"Extraordinary room-temperature photoluminescence in triangular WS 2 monolayers","type":"article-journal","volume":"13"},"uris":["http://www.mendeley.com/documents/?uuid=5db9f669-1546-44fe-90a8-812ca7dd8ccd"]},{"id":"ITEM-3","itemData":{"DOI":"10.1021/am300661s","ISSN":"1944-8244","abstract":"An ultrathin, single-crystal WO3 nanosheet of ∼4–5 nm in thickness, corresponding to six repeating unit cells of monoclinic WO3 along the c axis, was synthesized with laterally oriented attachment of tiny WO3 nanocrystals formed using a solid–liquid phase arc discharge route in an aqueous solution. Size-quantization effects in this ultrathin nanostructure alter the WO3 band gap to enable the nanosheet to exhibit enhanced performance for photocatalytic reduction of CO2 in the presence of water in hydrocarbon fuels that do not exist in its bulk form.","author":[{"dropping-particle":"","family":"Chen","given":"Xiaoyu","non-dropping-particle":"","parse-names":false,"suffix":""},{"dropping-particle":"","family":"Zhou","given":"Yong","non-dropping-particle":"","parse-names":false,"suffix":""},{"dropping-particle":"","family":"Liu","given":"Qi","non-dropping-particle":"","parse-names":false,"suffix":""},{"dropping-particle":"","family":"Li","given":"Zhengdao","non-dropping-particle":"","parse-names":false,"suffix":""},{"dropping-particle":"","family":"Liu","given":"Jianguo","non-dropping-particle":"","parse-names":false,"suffix":""},{"dropping-particle":"","family":"Zou","given":"Zhigang","non-dropping-particle":"","parse-names":false,"suffix":""}],"container-title":"ACS Applied Materials &amp; Interfaces","id":"ITEM-3","issue":"7","issued":{"date-parts":[["2012","7","25"]]},"note":"doi: 10.1021/am300661s","page":"3372-3377","publisher":"American Chemical Society","title":"Ultrathin, Single-Crystal WO3 Nanosheets by Two-Dimensional Oriented Attachment toward Enhanced Photocatalystic Reduction of CO2 into Hydrocarbon Fuels under Visible Light","type":"article-journal","volume":"4"},"uris":["http://www.mendeley.com/documents/?uuid=e14f25f0-8557-4b7b-8784-42f64265343e"]},{"id":"ITEM-4","itemData":{"DOI":"10.1039/C5CC00136F","abstract":"Flower-like CdSe architectures composed of ultrathin nanosheets were prepared via a facile solvothermal method. A relationship was established between the solvothermal temperature and the product structure{,} and thus the photocatalytic activity. When compared with well-studied CdSe quantum dots{,} the ultrathin nanosheet assemblies exhibited a better photocatalytic H2 evolution activity under visible light irradiation.","author":[{"dropping-particle":"","family":"Peng","given":"Yong","non-dropping-particle":"","parse-names":false,"suffix":""},{"dropping-particle":"","family":"Shang","given":"Lu","non-dropping-particle":"","parse-names":false,"suffix":""},{"dropping-particle":"","family":"Bian","given":"Tong","non-dropping-particle":"","parse-names":false,"suffix":""},{"dropping-particle":"","family":"Zhao","given":"Yufei","non-dropping-particle":"","parse-names":false,"suffix":""},{"dropping-particle":"","family":"Zhou","given":"Chao","non-dropping-particle":"","parse-names":false,"suffix":""},{"dropping-particle":"","family":"Yu","given":"Huijun","non-dropping-particle":"","parse-names":false,"suffix":""},{"dropping-particle":"","family":"Wu","given":"Li-Zhu","non-dropping-particle":"","parse-names":false,"suffix":""},{"dropping-particle":"","family":"Tung","given":"Chen-Ho","non-dropping-particle":"","parse-names":false,"suffix":""},{"dropping-particle":"","family":"Zhang","given":"Tierui","non-dropping-particle":"","parse-names":false,"suffix":""}],"container-title":"Chem. Commun.","id":"ITEM-4","issue":"22","issued":{"date-parts":[["2015"]]},"page":"4677-4680","publisher":"The Royal Society of Chemistry","title":"Flower-like CdSe ultrathin nanosheet assemblies for enhanced visible-light-driven photocatalytic H2 production","type":"article-journal","volume":"51"},"uris":["http://www.mendeley.com/documents/?uuid=3a4058ca-024c-4f05-a18f-d9a2fddd38be"]},{"id":"ITEM-5","itemData":{"DOI":"10.1021/nn4041987","ISSN":"1936-0851","abstract":"Two-dimensional (2D) transition metal dichalcogenide semiconductors offer unique electronic and optical properties, which are significantly different from their bulk counterparts. It is known that the electronic structure of 2D MoS2, which is the most popular member of the family, depends on the number of layers. Its electronic structure alters dramatically at near atomically thin morphologies, producing strong photoluminescence (PL). Developing processes for controlling the 2D MoS2 PL is essential to efficiently harness many of its optical capabilities. So far, it has been shown that this PL can be electrically or mechanically gated. Here, we introduce an electrochemical approach to actively control the PL of liquid-phase-exfoliated 2D MoS2 nanoflakes by manipulating the amount of intercalated ions including Li+, Na+, and K+ into and out of the 2D crystal structure. These ions are selected as they are crucial components in many bioprocesses. We show that this controlled intercalation allows for large PL modulations. The introduced electrochemically controlled PL will find significant applications in future chemical and bio-optical sensors as well as optical modulators/switches.","author":[{"dropping-particle":"","family":"Wang","given":"Yichao","non-dropping-particle":"","parse-names":false,"suffix":""},{"dropping-particle":"","family":"Ou","given":"Jian Zhen","non-dropping-particle":"","parse-names":false,"suffix":""},{"dropping-particle":"","family":"Balendhran","given":"Sivacarendran","non-dropping-particle":"","parse-names":false,"suffix":""},{"dropping-particle":"","family":"Chrimes","given":"Adam F","non-dropping-particle":"","parse-names":false,"suffix":""},{"dropping-particle":"","family":"Mortazavi","given":"Majid","non-dropping-particle":"","parse-names":false,"suffix":""},{"dropping-particle":"","family":"Yao","given":"David D","non-dropping-particle":"","parse-names":false,"suffix":""},{"dropping-particle":"","family":"Field","given":"Matthew R","non-dropping-particle":"","parse-names":false,"suffix":""},{"dropping-particle":"","family":"Latham","given":"Kay","non-dropping-particle":"","parse-names":false,"suffix":""},{"dropping-particle":"","family":"Bansal","given":"Vipul","non-dropping-particle":"","parse-names":false,"suffix":""},{"dropping-particle":"","family":"Friend","given":"James R","non-dropping-particle":"","parse-names":false,"suffix":""},{"dropping-particle":"","family":"Zhuiykov","given":"Serge","non-dropping-particle":"","parse-names":false,"suffix":""},{"dropping-particle":"V","family":"Medhekar","given":"Nikhil","non-dropping-particle":"","parse-names":false,"suffix":""},{"dropping-particle":"","family":"Strano","given":"Michael S","non-dropping-particle":"","parse-names":false,"suffix":""},{"dropping-particle":"","family":"Kalantar-zadeh","given":"Kourosh","non-dropping-particle":"","parse-names":false,"suffix":""}],"container-title":"ACS Nano","id":"ITEM-5","issue":"11","issued":{"date-parts":[["2013","11","26"]]},"note":"doi: 10.1021/nn4041987","page":"10083-10093","publisher":"American Chemical Society","title":"Electrochemical Control of Photoluminescence in Two-Dimensional MoS2 Nanoflakes","type":"article-journal","volume":"7"},"uris":["http://www.mendeley.com/documents/?uuid=b92a098c-f204-41eb-9190-181c45a8a618"]}],"mendeley":{"formattedCitation":"[83–87]","plainTextFormattedCitation":"[83–87]","previouslyFormattedCitation":"[83–87]"},"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[83–87]</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In most cases, there is either a shift in the CB edge towards the H</w:t>
      </w:r>
      <w:r>
        <w:rPr>
          <w:rFonts w:cs="Times New Roman" w:ascii="Times New Roman" w:hAnsi="Times New Roman"/>
          <w:sz w:val="24"/>
          <w:szCs w:val="24"/>
          <w:vertAlign w:val="subscript"/>
        </w:rPr>
        <w:t>2</w:t>
      </w:r>
      <w:r>
        <w:rPr>
          <w:rFonts w:cs="Times New Roman" w:ascii="Times New Roman" w:hAnsi="Times New Roman"/>
          <w:sz w:val="24"/>
          <w:szCs w:val="24"/>
        </w:rPr>
        <w:t xml:space="preserve"> reduction potential or the VB edge towards the O</w:t>
      </w:r>
      <w:r>
        <w:rPr>
          <w:rFonts w:cs="Times New Roman" w:ascii="Times New Roman" w:hAnsi="Times New Roman"/>
          <w:sz w:val="24"/>
          <w:szCs w:val="24"/>
          <w:vertAlign w:val="subscript"/>
        </w:rPr>
        <w:t>2</w:t>
      </w:r>
      <w:r>
        <w:rPr>
          <w:rFonts w:cs="Times New Roman" w:ascii="Times New Roman" w:hAnsi="Times New Roman"/>
          <w:sz w:val="24"/>
          <w:szCs w:val="24"/>
        </w:rPr>
        <w:t xml:space="preserve"> oxidation potential or both happening simultaneously</w:t>
      </w:r>
      <w:r>
        <w:fldChar w:fldCharType="begin"/>
      </w:r>
      <w:r>
        <w:rPr>
          <w:sz w:val="24"/>
          <w:szCs w:val="24"/>
          <w:rFonts w:cs="Times New Roman" w:ascii="Times New Roman" w:hAnsi="Times New Roman"/>
        </w:rPr>
        <w:instrText>ADDIN CSL_CITATION {"citationItems":[{"id":"ITEM-1","itemData":{"DOI":"10.1021/am300661s","ISSN":"1944-8244","abstract":"An ultrathin, single-crystal WO3 nanosheet of ∼4–5 nm in thickness, corresponding to six repeating unit cells of monoclinic WO3 along the c axis, was synthesized with laterally oriented attachment of tiny WO3 nanocrystals formed using a solid–liquid phase arc discharge route in an aqueous solution. Size-quantization effects in this ultrathin nanostructure alter the WO3 band gap to enable the nanosheet to exhibit enhanced performance for photocatalytic reduction of CO2 in the presence of water in hydrocarbon fuels that do not exist in its bulk form.","author":[{"dropping-particle":"","family":"Chen","given":"Xiaoyu","non-dropping-particle":"","parse-names":false,"suffix":""},{"dropping-particle":"","family":"Zhou","given":"Yong","non-dropping-particle":"","parse-names":false,"suffix":""},{"dropping-particle":"","family":"Liu","given":"Qi","non-dropping-particle":"","parse-names":false,"suffix":""},{"dropping-particle":"","family":"Li","given":"Zhengdao","non-dropping-particle":"","parse-names":false,"suffix":""},{"dropping-particle":"","family":"Liu","given":"Jianguo","non-dropping-particle":"","parse-names":false,"suffix":""},{"dropping-particle":"","family":"Zou","given":"Zhigang","non-dropping-particle":"","parse-names":false,"suffix":""}],"container-title":"ACS Applied Materials &amp; Interfaces","id":"ITEM-1","issue":"7","issued":{"date-parts":[["2012","7","25"]]},"note":"doi: 10.1021/am300661s","page":"3372-3377","publisher":"American Chemical Society","title":"Ultrathin, Single-Crystal WO3 Nanosheets by Two-Dimensional Oriented Attachment toward Enhanced Photocatalystic Reduction of CO2 into Hydrocarbon Fuels under Visible Light","type":"article-journal","volume":"4"},"uris":["http://www.mendeley.com/documents/?uuid=e14f25f0-8557-4b7b-8784-42f64265343e"]}],"mendeley":{"formattedCitation":"[85]","plainTextFormattedCitation":"[85]","previouslyFormattedCitation":"[85]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[85]</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In addition, the distinctive 2D layered structure of the TMCs has been identified to possess the potential to induce some optical characteristics, such as the plasmonic effect, which can likely increase their absorption range in the solar spectrum</w:t>
      </w:r>
      <w:r>
        <w:fldChar w:fldCharType="begin"/>
      </w:r>
      <w:r>
        <w:rPr>
          <w:sz w:val="24"/>
          <w:szCs w:val="24"/>
          <w:rFonts w:cs="Times New Roman" w:ascii="Times New Roman" w:hAnsi="Times New Roman"/>
        </w:rPr>
        <w:instrText>ADDIN CSL_CITATION {"citationItems":[{"id":"ITEM-1","itemData":{"DOI":"10.1021/ja070099a","ISSN":"00027863","abstract":"Electron injection from excited CdSe quantum dots into TiO2 nanoparticles can be easily modulated by controlling the particle size. Femtosecond transient absorption studies indicate that the rate constant for electron transfer from the thermalized s-state of CdSe quantum dots increases with decreasing particle size. The energy difference between the conduction bands of the two semiconductor systems acts as a driving force for the electron transfer in the normal Marcus region. An increase in the interparticle electron transfer rate constant by 3 orders of magnitude (from ∼107 to 1010 s-1) has been achieved by decreasing the CdSe particle diameter from 7.5 to 2.4 nm. Copyright © 2007 American Chemical Society.","author":[{"dropping-particle":"","family":"Robel","given":"István","non-dropping-particle":"","parse-names":false,"suffix":""},{"dropping-particle":"","family":"Kuno","given":"Masaru","non-dropping-particle":"","parse-names":false,"suffix":""},{"dropping-particle":"V.","family":"Kamat","given":"Prashant","non-dropping-particle":"","parse-names":false,"suffix":""}],"container-title":"Journal of the American Chemical Society","id":"ITEM-1","issue":"14","issued":{"date-parts":[["2007"]]},"page":"4136-4137","title":"Size-dependent electron injection from excited CdSe quantum dots into TiO2 nanoparticles","type":"article-journal","volume":"129"},"uris":["http://www.mendeley.com/documents/?uuid=e4cf693d-c58e-4ca7-91d5-2950ca645e33"]},{"id":"ITEM-2","itemData":{"DOI":"10.1021/acs.jpcc.6b06728","ISSN":"19327455","abstract":"Semiconductor nanoparticles (NPs) are a class of nanoscopic materials with highly tunable optical and electronic properties. The electronic density of states of these NPs depends strongly on both shape and size and has allowed semiconductor NPs to be tailored for applications in various fields including photovoltaics, solid-state lighting, and biological labeling. This work presents investigation of the effect of shape on excitonic properties of electronically excited NPs. Specifically, this work focuses on isovolumetric NPs and addresses the question of how optical properties of NPs are impacted by isovolumetic deformation of NP shapes. The effects of three shapes, representing 1D, 2D, and 3D quantum confinement, for three sizes and four semiconductor materials (CdSe, CdS, CdTe, and PbS) were studied. The electronic excitation in these NPs was described using electron-hole (eh) quasiparticle representation, and exciton binding energies, eh-joint probabilities, and eh-separation distances were calculated using the eh explicitly correlated Hartree-Fock method. The calculations demonstrated that increased anisotropy in the confinement potential resulted in decreased exciton binding energy in the NPs. Within a specific volume, it was found that nanorods exhibited lower exciton binding energies than did nanodisks and that nanodisks exhibited lower exciton binding energies than nanospheres of identical volume. In contrast, the trend for eh-joint probability was found to be opposite that of exciton binding energies. These results demonstrate that a relatively small change in NP structure can result in a substantial change in the excitonic properties of these nanomaterials. (Graph Presented).","author":[{"dropping-particle":"","family":"Scher","given":"Jeremy A.","non-dropping-particle":"","parse-names":false,"suffix":""},{"dropping-particle":"","family":"Elward","given":"Jennifer M.","non-dropping-particle":"","parse-names":false,"suffix":""},{"dropping-particle":"","family":"Chakraborty","given":"Arindam","non-dropping-particle":"","parse-names":false,"suffix":""}],"container-title":"Journal of Physical Chemistry C","id":"ITEM-2","issue":"43","issued":{"date-parts":[["2016"]]},"page":"24999-25009","title":"Shape Matters: Effect of 1D, 2D, and 3D Isovolumetric Quantum Confinement in Semiconductor Nanoparticles","type":"article-journal","volume":"120"},"uris":["http://www.mendeley.com/documents/?uuid=a2f94256-7064-4d29-91fb-39594c020fab"]}],"mendeley":{"formattedCitation":"[88,89]","plainTextFormattedCitation":"[88,89]","previouslyFormattedCitation":"[88,89]"},"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[88,89]</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 xml:space="preserve">A notable subset has received much attention as a two-dimensional material due to its structure-dependent bandgap and the indirect to direct bandgap transition on thinning to their monolayer and a band gap of 1.0 to 2.1 eV is the transition metal dichalcogenides (TMDs) </w:t>
      </w:r>
      <w:r>
        <w:fldChar w:fldCharType="begin"/>
      </w:r>
      <w:r>
        <w:rPr>
          <w:sz w:val="24"/>
          <w:szCs w:val="24"/>
          <w:rFonts w:cs="Times New Roman" w:ascii="Times New Roman" w:hAnsi="Times New Roman"/>
        </w:rPr>
        <w:instrText>ADDIN CSL_CITATION {"citationItems":[{"id":"ITEM-1","itemData":{"DOI":"10.1038/nnano.2012.193","ISSN":"1748-3395","abstract":"Single-layer metal dichalcogenides are two-dimensional semiconductors that present strong potential for electronic and sensing applications complementary to that of graphene.","author":[{"dropping-particle":"","family":"Wang","given":"Qing Hua","non-dropping-particle":"","parse-names":false,"suffix":""},{"dropping-particle":"","family":"Kalantar-Zadeh","given":"Kourosh","non-dropping-particle":"","parse-names":false,"suffix":""},{"dropping-particle":"","family":"Kis","given":"Andras","non-dropping-particle":"","parse-names":false,"suffix":""},{"dropping-particle":"","family":"Coleman","given":"Jonathan N","non-dropping-particle":"","parse-names":false,"suffix":""},{"dropping-particle":"","family":"Strano","given":"Michael S","non-dropping-particle":"","parse-names":false,"suffix":""}],"container-title":"Nature Nanotechnology","id":"ITEM-1","issue":"11","issued":{"date-parts":[["2012"]]},"page":"699-712","title":"Electronics and optoelectronics of two-dimensional transition metal dichalcogenides","type":"article-journal","volume":"7"},"uris":["http://www.mendeley.com/documents/?uuid=c50f34bd-81f7-42d1-a07c-c93a0bdcedb4"]}],"mendeley":{"formattedCitation":"[77]","plainTextFormattedCitation":"[77]","previouslyFormattedCitation":"[77]"},"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[77]</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This is a class of metal chalcogenides with the formula MX</w:t>
      </w:r>
      <w:r>
        <w:rPr>
          <w:rFonts w:cs="Times New Roman" w:ascii="Times New Roman" w:hAnsi="Times New Roman"/>
          <w:sz w:val="24"/>
          <w:szCs w:val="24"/>
          <w:vertAlign w:val="subscript"/>
        </w:rPr>
        <w:t>2</w:t>
      </w:r>
      <w:r>
        <w:rPr>
          <w:rFonts w:cs="Times New Roman" w:ascii="Times New Roman" w:hAnsi="Times New Roman"/>
          <w:sz w:val="24"/>
          <w:szCs w:val="24"/>
        </w:rPr>
        <w:t> (where X represents chalcogens = S, Se, Te and M represent transition metals  = Mo, W, Ti, Zr, Hf, Nb, etc.). Besides the TMDs, other notable transition metal chalcogenides have found applications as promising optoelectronic candidates. These include those with the formula MX, MX</w:t>
      </w:r>
      <w:r>
        <w:rPr>
          <w:rFonts w:cs="Times New Roman" w:ascii="Times New Roman" w:hAnsi="Times New Roman"/>
          <w:sz w:val="24"/>
          <w:szCs w:val="24"/>
          <w:vertAlign w:val="subscript"/>
        </w:rPr>
        <w:t>2,</w:t>
      </w:r>
      <w:r>
        <w:rPr>
          <w:rFonts w:cs="Times New Roman" w:ascii="Times New Roman" w:hAnsi="Times New Roman"/>
          <w:sz w:val="24"/>
          <w:szCs w:val="24"/>
        </w:rPr>
        <w:t xml:space="preserve"> and M</w:t>
      </w:r>
      <w:r>
        <w:rPr>
          <w:rFonts w:cs="Times New Roman" w:ascii="Times New Roman" w:hAnsi="Times New Roman"/>
          <w:sz w:val="24"/>
          <w:szCs w:val="24"/>
          <w:vertAlign w:val="subscript"/>
        </w:rPr>
        <w:t>2</w:t>
      </w:r>
      <w:r>
        <w:rPr>
          <w:rFonts w:cs="Times New Roman" w:ascii="Times New Roman" w:hAnsi="Times New Roman"/>
          <w:sz w:val="24"/>
          <w:szCs w:val="24"/>
        </w:rPr>
        <w:t>X</w:t>
      </w:r>
      <w:r>
        <w:rPr>
          <w:rFonts w:cs="Times New Roman" w:ascii="Times New Roman" w:hAnsi="Times New Roman"/>
          <w:sz w:val="24"/>
          <w:szCs w:val="24"/>
          <w:vertAlign w:val="subscript"/>
        </w:rPr>
        <w:t>3</w:t>
      </w:r>
      <w:r>
        <w:rPr>
          <w:rFonts w:cs="Times New Roman" w:ascii="Times New Roman" w:hAnsi="Times New Roman"/>
          <w:sz w:val="24"/>
          <w:szCs w:val="24"/>
        </w:rPr>
        <w:t xml:space="preserve"> (where M = Ga, In, Ge, Sn; X=S, Se, Te). However, this current review is limited to the application of transition metal dichalcogenides (TMDs) as a photocatalyst for hydrogen evolution in water splitting </w:t>
      </w:r>
      <w:r>
        <w:fldChar w:fldCharType="begin"/>
      </w:r>
      <w:r>
        <w:rPr>
          <w:sz w:val="24"/>
          <w:szCs w:val="24"/>
          <w:rFonts w:cs="Times New Roman" w:ascii="Times New Roman" w:hAnsi="Times New Roman"/>
        </w:rPr>
        <w:instrText>ADDIN CSL_CITATION {"citationItems":[{"id":"ITEM-1","itemData":{"DOI":"10.1002/9781119008934","ISBN":"9781119008934","ISSN":"17549469","PMID":"25246403","abstract":"This article aims to break new ground in academia by bridging the existing knowledge and practice gap on governance during conflict. It seeks to understand the governance dynamics during conflict in the non-government-controlled parts of Syria. It pays particular attention to civil society and state building processes. In doing so, the study spans historical and geographical width. Historically, to understand the roots of the conflict, it assesses the state-civil society-market dynamics of governance in Syria prior to 2011. Nevertheless, its focus is on contemporary Syria between March, 2011 and May, 2014. Geographically, its particular attention and in-depth analysis is on three areas in the non-government-controlled parts: Al-Raqqa (the city), Deir Ez-zor (Al-Mayadeen and the city) and Aleppo (the city).","author":[{"dropping-particle":"","family":"Tahir","given":"Muhammad Nawaz","non-dropping-particle":"","parse-names":false,"suffix":""},{"dropping-particle":"","family":"Sahoo","given":"Jugal Kishore","non-dropping-particle":"","parse-names":false,"suffix":""},{"dropping-particle":"","family":"Hoshyargar","given":"Faegheh","non-dropping-particle":"","parse-names":false,"suffix":""},{"dropping-particle":"","family":"Tremel","given":"Wolfgang","non-dropping-particle":"","parse-names":false,"suffix":""}],"container-title":"Metal Chalcogenide Nanostructures for Renewable Energy Applications","editor":[{"dropping-particle":"","family":"Qurashi","given":"Ahsanulhaq","non-dropping-particle":"","parse-names":false,"suffix":""}],"id":"ITEM-1","issue":"1","issued":{"date-parts":[["2014","12","5"]]},"number-of-pages":"83-121","publisher":"John Wiley &amp; Sons, Inc.","publisher-place":"Hoboken, NJ, USA","title":"Metal Chalcogenide Nanostructures for Renewable Energy Applications","type":"book","volume":"7"},"uris":["http://www.mendeley.com/documents/?uuid=f3032629-9436-4a03-8840-b11c77e442dd"]}],"mendeley":{"formattedCitation":"[63]","plainTextFormattedCitation":"[63]","previouslyFormattedCitation":"[63]"},"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[63]</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w:t>
      </w:r>
    </w:p>
    <w:p>
      <w:pPr>
        <w:pStyle w:val="Normal"/>
        <w:spacing w:lineRule="auto" w:line="480"/>
        <w:jc w:val="both"/>
        <w:rPr>
          <w:rFonts w:ascii="Times New Roman" w:hAnsi="Times New Roman" w:cs="Times New Roman"/>
          <w:b/>
          <w:b/>
          <w:bCs/>
          <w:sz w:val="24"/>
          <w:szCs w:val="24"/>
        </w:rPr>
      </w:pPr>
      <w:r>
        <w:rPr>
          <w:rFonts w:cs="Times New Roman" w:ascii="Times New Roman" w:hAnsi="Times New Roman"/>
          <w:b/>
          <w:bCs/>
          <w:sz w:val="24"/>
          <w:szCs w:val="24"/>
        </w:rPr>
        <w:t xml:space="preserve">3.3 Transition Metal Dichalcogenides </w:t>
      </w:r>
    </w:p>
    <w:p>
      <w:pPr>
        <w:pStyle w:val="Normal"/>
        <w:spacing w:lineRule="auto" w:line="480"/>
        <w:jc w:val="both"/>
        <w:rPr>
          <w:rFonts w:ascii="Times New Roman" w:hAnsi="Times New Roman" w:cs="Times New Roman"/>
          <w:b/>
          <w:b/>
          <w:bCs/>
          <w:sz w:val="24"/>
          <w:szCs w:val="24"/>
        </w:rPr>
      </w:pPr>
      <w:r>
        <w:rPr>
          <w:rFonts w:cs="Times New Roman" w:ascii="Times New Roman" w:hAnsi="Times New Roman"/>
          <w:sz w:val="24"/>
          <w:szCs w:val="24"/>
        </w:rPr>
        <w:t>Transition metal dichalcogenides belong to the class of two-dimensional chalcogenides that possess a layered structure, as illustrated in figure 2, which depending on the thickness of the material, may have one or more atoms</w:t>
      </w:r>
      <w:r>
        <w:fldChar w:fldCharType="begin"/>
      </w:r>
      <w:r>
        <w:rPr>
          <w:sz w:val="24"/>
          <w:szCs w:val="24"/>
          <w:rFonts w:cs="Times New Roman" w:ascii="Times New Roman" w:hAnsi="Times New Roman"/>
        </w:rPr>
        <w:instrText>ADDIN CSL_CITATION {"citationItems":[{"id":"ITEM-1","itemData":{"DOI":"10.1021/ja3089845","ISSN":"0002-7863","author":[{"dropping-particle":"","family":"Jeong","given":"Sohee","non-dropping-particle":"","parse-names":false,"suffix":""},{"dropping-particle":"","family":"Yoo","given":"Dongwon","non-dropping-particle":"","parse-names":false,"suffix":""},{"dropping-particle":"","family":"Jang","given":"Jung-tak","non-dropping-particle":"","parse-names":false,"suffix":""},{"dropping-particle":"","family":"Kim","given":"Minkyoung","non-dropping-particle":"","parse-names":false,"suffix":""},{"dropping-particle":"","family":"Cheon","given":"Jinwoo","non-dropping-particle":"","parse-names":false,"suffix":""}],"container-title":"Journal of the American Chemical Society","id":"ITEM-1","issue":"44","issued":{"date-parts":[["2012","11","7"]]},"page":"18233-18236","title":"Well-Defined Colloidal 2-D Layered Transition-Metal Chalcogenide Nanocrystals via Generalized Synthetic Protocols","type":"article-journal","volume":"134"},"uris":["http://www.mendeley.com/documents/?uuid=46c083a2-13fa-4800-b600-0b1ff4f5679f"]},{"id":"ITEM-2","itemData":{"DOI":"https://doi.org/10.1002/adfm.201803305","abstract":"Abstract Semiconductor technology is currently impaired by the surface dangling bond of materials, which introduces scattering and interface traps. 2D materials, especially transition metal dichalcogenides (TMDs) with different main groups, have settled this issue by utilizing unique atomically smooth surfaces and van der Waals (vdW) structures. Over the past few decades, many processes for exploring new materials, manipulating physical properties, and synthesizing single crystals have been developed. Among these 2D materials, group IVB TMDs are distinguished for their splendid physical properties, including ultrahigh mobility, charge density wave, superconducting transitions, etc. Here, the recent advances in group IVB TMDs are reviewed, which offer easy access to next generation nano-, opto-, thermal-electronic, energy storage and conversion applications. Both the advantages and challenges of these studies are summarized to further clarify existing problems.","author":[{"dropping-particle":"","family":"Yan","given":"Chaoyi","non-dropping-particle":"","parse-names":false,"suffix":""},{"dropping-particle":"","family":"Gong","given":"Chuanhui","non-dropping-particle":"","parse-names":false,"suffix":""},{"dropping-particle":"","family":"Wangyang","given":"Peihua","non-dropping-particle":"","parse-names":false,"suffix":""},{"dropping-particle":"","family":"Chu","given":"Junwei","non-dropping-particle":"","parse-names":false,"suffix":""},{"dropping-particle":"","family":"Hu","given":"Kai","non-dropping-particle":"","parse-names":false,"suffix":""},{"dropping-particle":"","family":"Li","given":"Chaobo","non-dropping-particle":"","parse-names":false,"suffix":""},{"dropping-particle":"","family":"Wang","given":"Xuepeng","non-dropping-particle":"","parse-names":false,"suffix":""},{"dropping-particle":"","family":"Du","given":"Xinchuan","non-dropping-particle":"","parse-names":false,"suffix":""},{"dropping-particle":"","family":"Zhai","given":"Tianyou","non-dropping-particle":"","parse-names":false,"suffix":""},{"dropping-particle":"","family":"Li","given":"Yanrong","non-dropping-particle":"","parse-names":false,"suffix":""},{"dropping-particle":"","family":"Xiong","given":"Jie","non-dropping-particle":"","parse-names":false,"suffix":""}],"container-title":"Advanced Functional Materials","id":"ITEM-2","issue":"39","issued":{"date-parts":[["2018"]]},"page":"1803305","title":"2D Group IVB Transition Metal Dichalcogenides","type":"article-journal","volume":"28"},"uris":["http://www.mendeley.com/documents/?uuid=865738b0-4c75-49cc-9347-2f71babc4e7f"]},{"id":"ITEM-3","itemData":{"DOI":"10.1016/j.mattod.2016.10.002","ISSN":"18734103","abstract":"Recent advances in atomically thin two-dimensional transition metal dichalcogenides (2D TMDs) have led to a variety of promising technologies for nanoelectronics, photonics, sensing, energy storage, and opto-electronics, to name a few. This article reviews the recent progress in 2D materials beyond graphene and includes mainly transition metal dichalcogenides (TMDs) (e.g. MoS2, WS2, MoSe2, and WSe2). These materials are finding niche applications for next-generation electronics and optoelectronics devices relying on ultimate atomic thicknesses. Albeit several challenges in developing scalable and defect-free TMDs on desired substrates, new growth techniques compatible with traditional and unconventional substrates have been developed to meet the ever-increasing demand of high quality and controllability for practical applications. The fabrication of novel 2D TMDs that exhibit exotic functionalities and fundamentally new chemistry is highlighted. And finally, in parallel with the electronics, the considerable effort devoted to using these materials for energy and sensing applications is discussed in detail.","author":[{"dropping-particle":"","family":"Choi","given":"Wonbong","non-dropping-particle":"","parse-names":false,"suffix":""},{"dropping-particle":"","family":"Choudhary","given":"Nitin","non-dropping-particle":"","parse-names":false,"suffix":""},{"dropping-particle":"","family":"Han","given":"Gang Hee","non-dropping-particle":"","parse-names":false,"suffix":""},{"dropping-particle":"","family":"Park","given":"Juhong","non-dropping-particle":"","parse-names":false,"suffix":""},{"dropping-particle":"","family":"Akinwande","given":"Deji","non-dropping-particle":"","parse-names":false,"suffix":""},{"dropping-particle":"","family":"Lee","given":"Young Hee","non-dropping-particle":"","parse-names":false,"suffix":""}],"container-title":"Materials Today","id":"ITEM-3","issue":"3","issued":{"date-parts":[["2017"]]},"page":"116-130","publisher":"The Author(s)","title":"Recent development of two-dimensional transition metal dichalcogenides and their applications","type":"article-journal","volume":"20"},"uris":["http://www.mendeley.com/documents/?uuid=9661ec62-5ee9-4419-bd65-1623b982ff28"]},{"id":"ITEM-4","itemData":{"DOI":"10.1016/j.apmt.2018.09.003","ISSN":"23529407","abstract":"Recently, graphene and other two-dimensional (2D) transition metal dichalcogenides (TMDCs) have been widely explored due to their unique optical, mechanical, electrical and sensing properties for versatile electronic and optoelectronic applications. The atomically thin layers of TMDC materials have shown potential to replace state-of-the-art silicon-based technology. Graphene has already revealed an excess of new physics and multifaceted applications in several areas. Similarly, mono-layers of TMDCs such as molybdenum disulfide (MoS2) have also shown excellent electrical and optical properties possessing a direct band-gap of ∼1.8 eV combined with high mechanical flexibility. In contrast to semi-metallic graphene, the semiconducting behavior of MoS2 allows it to overcome the deficiencies of zero-band-gap graphene. This review summarizes the synthesis of 2D MoS2 by several techniques, i.e., mechanical and chemical exfoliation, RF-sputtering, atomic layer deposition (ALD) and chemical vapor deposition (CVD), etc. Furthermore, extensive studies based on potential applications of MoS2 such as the sensor, solar cells, field emission and as an efficient catalyst for hydrogen generation has been included. Theoretical aspects combined with the experimental observations to provide more insights on the dielectric, optical and topological behavior of MoS2 was highlighted.","author":[{"dropping-particle":"","family":"Singh","given":"Arun Kumar","non-dropping-particle":"","parse-names":false,"suffix":""},{"dropping-particle":"","family":"Kumar","given":"P.","non-dropping-particle":"","parse-names":false,"suffix":""},{"dropping-particle":"","family":"Late","given":"D.J.","non-dropping-particle":"","parse-names":false,"suffix":""},{"dropping-particle":"","family":"Kumar","given":"Ashok","non-dropping-particle":"","parse-names":false,"suffix":""},{"dropping-particle":"","family":"Patel","given":"S.","non-dropping-particle":"","parse-names":false,"suffix":""},{"dropping-particle":"","family":"Singh","given":"Jai","non-dropping-particle":"","parse-names":false,"suffix":""}],"container-title":"Applied Materials Today","id":"ITEM-4","issued":{"date-parts":[["2018","12"]]},"page":"242-270","publisher":"Elsevier Ltd","title":"2D layered transition metal dichalcogenides (MoS2): Synthesis, applications and theoretical aspects","type":"article-journal","volume":"13"},"uris":["http://www.mendeley.com/documents/?uuid=dbb58f5c-cfa2-4f25-9308-f2abcff51d18"]}],"mendeley":{"formattedCitation":"[62,90–92]","plainTextFormattedCitation":"[62,90–92]","previouslyFormattedCitation":"[1–4]"},"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[62,90–92]</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The side view of the monolayer presented in figure 2a shows a three-atom stick monolayer. The aerial view in Figure 2b shows the sheet-like morphology of the monolayer while The lateral view shows a few stack monolayers in figure 2c </w:t>
      </w:r>
      <w:r>
        <w:fldChar w:fldCharType="begin"/>
      </w:r>
      <w:r>
        <w:rPr>
          <w:sz w:val="24"/>
          <w:szCs w:val="24"/>
          <w:rFonts w:cs="Times New Roman" w:ascii="Times New Roman" w:hAnsi="Times New Roman"/>
        </w:rPr>
        <w:instrText>ADDIN CSL_CITATION {"citationItems":[{"id":"ITEM-1","itemData":{"DOI":"10.3390/catal12050468","ISBN":"2711717674","ISSN":"20734344","abstract":"The quest for a clean, renewable and sustainable energy future has been highly sought for by the scientific community over the last four decades. Photocatalytic water splitting is a very promising technology to proffer a solution to present day environmental pollution and energy crises by generating hydrogen fuel through a “green route” without environmental pollution. Transition metal dichalcogenides (TMDCs) have outstanding properties which make them show great potential as effective co-catalysts with photocatalytic materials such as TiO2, ZnO and CdS for photocatalytic water splitting. Integration of TMDCs with a photocatalyst such as TiO2 provides novel nanohybrid composite materials with outstanding characteristics. In this review, we present the current state of research in the application of TMDCs in photocatalytic water splitting. Three main aspects which consider their properties, advances in the synthesis routes of layered TMDCs and their composites as well as their photocatalytic performances in the water splitting reaction are discussed. Finally, we raise some challenges and perspectives in their future application as materials for water-splitting photocatalysts.","author":[{"dropping-particle":"","family":"Fadojutimi","given":"Paul O.","non-dropping-particle":"","parse-names":false,"suffix":""},{"dropping-particle":"","family":"Gqoba","given":"Siziwe S.","non-dropping-particle":"","parse-names":false,"suffix":""},{"dropping-particle":"","family":"Tetana","given":"Zikhona N.","non-dropping-particle":"","parse-names":false,"suffix":""},{"dropping-particle":"","family":"Moma","given":"John","non-dropping-particle":"","parse-names":false,"suffix":""}],"container-title":"Catalysts","id":"ITEM-1","issue":"5","issued":{"date-parts":[["2022"]]},"title":"Transition Metal Dichalcogenides [MX2] in Photocatalytic Water Splitting","type":"article-journal","volume":"12"},"uris":["http://www.mendeley.com/documents/?uuid=e8fc6c91-d28a-4fa1-9b45-19e49aef0b08"]}],"mendeley":{"formattedCitation":"[26]","plainTextFormattedCitation":"[26]","previouslyFormattedCitation":"[5]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[26]</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w:t>
      </w:r>
    </w:p>
    <w:p>
      <w:pPr>
        <w:pStyle w:val="Normal"/>
        <w:spacing w:lineRule="auto" w:line="480"/>
        <w:jc w:val="both"/>
        <w:rPr>
          <w:rFonts w:ascii="Times New Roman" w:hAnsi="Times New Roman" w:cs="Times New Roman"/>
          <w:sz w:val="24"/>
          <w:szCs w:val="24"/>
        </w:rPr>
      </w:pPr>
      <w:r>
        <w:rPr/>
        <w:drawing>
          <wp:inline distT="0" distB="0" distL="0" distR="0">
            <wp:extent cx="5731510" cy="3190875"/>
            <wp:effectExtent l="0" t="0" r="0" b="0"/>
            <wp:docPr id="8"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
                    <pic:cNvPicPr>
                      <a:picLocks noChangeAspect="1" noChangeArrowheads="1"/>
                    </pic:cNvPicPr>
                  </pic:nvPicPr>
                  <pic:blipFill>
                    <a:blip r:embed="rId9"/>
                    <a:stretch>
                      <a:fillRect/>
                    </a:stretch>
                  </pic:blipFill>
                  <pic:spPr bwMode="auto">
                    <a:xfrm>
                      <a:off x="0" y="0"/>
                      <a:ext cx="5731510" cy="3190875"/>
                    </a:xfrm>
                    <a:prstGeom prst="rect">
                      <a:avLst/>
                    </a:prstGeom>
                  </pic:spPr>
                </pic:pic>
              </a:graphicData>
            </a:graphic>
          </wp:inline>
        </w:drawing>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 xml:space="preserve">The interest in this material emerged due to the exfoliation of a single-layered carbon material of graphene. The many valuable properties of graphene, including thermal, mechanical, and electrical, gave rise to interest in other monolayered materials like TMDs. However, unlike graphene, which is made up of only one atom, TMDs are made up of layers of transition metal atom, which includes elements such as Mo, Hf, Ta, Zr, Ti embedded between two atoms of chalcogens in a three-atom thick system </w:t>
      </w:r>
      <w:r>
        <w:fldChar w:fldCharType="begin"/>
      </w:r>
      <w:r>
        <w:rPr>
          <w:sz w:val="24"/>
          <w:szCs w:val="24"/>
          <w:rFonts w:cs="Times New Roman" w:ascii="Times New Roman" w:hAnsi="Times New Roman"/>
        </w:rPr>
        <w:instrText>ADDIN CSL_CITATION {"citationItems":[{"id":"ITEM-1","itemData":{"DOI":"https://doi.org/10.1002/adfm.201803305","abstract":"Abstract Semiconductor technology is currently impaired by the surface dangling bond of materials, which introduces scattering and interface traps. 2D materials, especially transition metal dichalcogenides (TMDs) with different main groups, have settled this issue by utilizing unique atomically smooth surfaces and van der Waals (vdW) structures. Over the past few decades, many processes for exploring new materials, manipulating physical properties, and synthesizing single crystals have been developed. Among these 2D materials, group IVB TMDs are distinguished for their splendid physical properties, including ultrahigh mobility, charge density wave, superconducting transitions, etc. Here, the recent advances in group IVB TMDs are reviewed, which offer easy access to next generation nano-, opto-, thermal-electronic, energy storage and conversion applications. Both the advantages and challenges of these studies are summarized to further clarify existing problems.","author":[{"dropping-particle":"","family":"Yan","given":"Chaoyi","non-dropping-particle":"","parse-names":false,"suffix":""},{"dropping-particle":"","family":"Gong","given":"Chuanhui","non-dropping-particle":"","parse-names":false,"suffix":""},{"dropping-particle":"","family":"Wangyang","given":"Peihua","non-dropping-particle":"","parse-names":false,"suffix":""},{"dropping-particle":"","family":"Chu","given":"Junwei","non-dropping-particle":"","parse-names":false,"suffix":""},{"dropping-particle":"","family":"Hu","given":"Kai","non-dropping-particle":"","parse-names":false,"suffix":""},{"dropping-particle":"","family":"Li","given":"Chaobo","non-dropping-particle":"","parse-names":false,"suffix":""},{"dropping-particle":"","family":"Wang","given":"Xuepeng","non-dropping-particle":"","parse-names":false,"suffix":""},{"dropping-particle":"","family":"Du","given":"Xinchuan","non-dropping-particle":"","parse-names":false,"suffix":""},{"dropping-particle":"","family":"Zhai","given":"Tianyou","non-dropping-particle":"","parse-names":false,"suffix":""},{"dropping-particle":"","family":"Li","given":"Yanrong","non-dropping-particle":"","parse-names":false,"suffix":""},{"dropping-particle":"","family":"Xiong","given":"Jie","non-dropping-particle":"","parse-names":false,"suffix":""}],"container-title":"Advanced Functional Materials","id":"ITEM-1","issue":"39","issued":{"date-parts":[["2018"]]},"page":"1803305","title":"2D Group IVB Transition Metal Dichalcogenides","type":"article-journal","volume":"28"},"uris":["http://www.mendeley.com/documents/?uuid=865738b0-4c75-49cc-9347-2f71babc4e7f"]},{"id":"ITEM-2","itemData":{"DOI":"10.1016/j.apmt.2018.09.003","ISSN":"23529407","abstract":"Recently, graphene and other two-dimensional (2D) transition metal dichalcogenides (TMDCs) have been widely explored due to their unique optical, mechanical, electrical and sensing properties for versatile electronic and optoelectronic applications. The atomically thin layers of TMDC materials have shown potential to replace state-of-the-art silicon-based technology. Graphene has already revealed an excess of new physics and multifaceted applications in several areas. Similarly, mono-layers of TMDCs such as molybdenum disulfide (MoS2) have also shown excellent electrical and optical properties possessing a direct band-gap of ∼1.8 eV combined with high mechanical flexibility. In contrast to semi-metallic graphene, the semiconducting behavior of MoS2 allows it to overcome the deficiencies of zero-band-gap graphene. This review summarizes the synthesis of 2D MoS2 by several techniques, i.e., mechanical and chemical exfoliation, RF-sputtering, atomic layer deposition (ALD) and chemical vapor deposition (CVD), etc. Furthermore, extensive studies based on potential applications of MoS2 such as the sensor, solar cells, field emission and as an efficient catalyst for hydrogen generation has been included. Theoretical aspects combined with the experimental observations to provide more insights on the dielectric, optical and topological behavior of MoS2 was highlighted.","author":[{"dropping-particle":"","family":"Singh","given":"Arun Kumar","non-dropping-particle":"","parse-names":false,"suffix":""},{"dropping-particle":"","family":"Kumar","given":"P.","non-dropping-particle":"","parse-names":false,"suffix":""},{"dropping-particle":"","family":"Late","given":"D.J.","non-dropping-particle":"","parse-names":false,"suffix":""},{"dropping-particle":"","family":"Kumar","given":"Ashok","non-dropping-particle":"","parse-names":false,"suffix":""},{"dropping-particle":"","family":"Patel","given":"S.","non-dropping-particle":"","parse-names":false,"suffix":""},{"dropping-particle":"","family":"Singh","given":"Jai","non-dropping-particle":"","parse-names":false,"suffix":""}],"container-title":"Applied Materials Today","id":"ITEM-2","issued":{"date-parts":[["2018","12"]]},"page":"242-270","publisher":"Elsevier Ltd","title":"2D layered transition metal dichalcogenides (MoS2): Synthesis, applications and theoretical aspects","type":"article-journal","volume":"13"},"uris":["http://www.mendeley.com/documents/?uuid=dbb58f5c-cfa2-4f25-9308-f2abcff51d18"]}],"mendeley":{"formattedCitation":"[62,92]","plainTextFormattedCitation":"[62,92]","previouslyFormattedCitation":"[2,4]"},"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[62,92]</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Weak Van Der Waals forces and covalent bonds have been identified as the existing forces between the layers. This material possesses an excellent electronic property with large specific surface areas </w:t>
      </w:r>
      <w:r>
        <w:fldChar w:fldCharType="begin"/>
      </w:r>
      <w:r>
        <w:rPr>
          <w:sz w:val="24"/>
          <w:szCs w:val="24"/>
          <w:rFonts w:cs="Times New Roman" w:ascii="Times New Roman" w:hAnsi="Times New Roman"/>
        </w:rPr>
        <w:instrText>ADDIN CSL_CITATION {"citationItems":[{"id":"ITEM-1","itemData":{"DOI":"10.1021/ja3089845","ISSN":"0002-7863","author":[{"dropping-particle":"","family":"Jeong","given":"Sohee","non-dropping-particle":"","parse-names":false,"suffix":""},{"dropping-particle":"","family":"Yoo","given":"Dongwon","non-dropping-particle":"","parse-names":false,"suffix":""},{"dropping-particle":"","family":"Jang","given":"Jung-tak","non-dropping-particle":"","parse-names":false,"suffix":""},{"dropping-particle":"","family":"Kim","given":"Minkyoung","non-dropping-particle":"","parse-names":false,"suffix":""},{"dropping-particle":"","family":"Cheon","given":"Jinwoo","non-dropping-particle":"","parse-names":false,"suffix":""}],"container-title":"Journal of the American Chemical Society","id":"ITEM-1","issue":"44","issued":{"date-parts":[["2012","11","7"]]},"page":"18233-18236","title":"Well-Defined Colloidal 2-D Layered Transition-Metal Chalcogenide Nanocrystals via Generalized Synthetic Protocols","type":"article-journal","volume":"134"},"uris":["http://www.mendeley.com/documents/?uuid=46c083a2-13fa-4800-b600-0b1ff4f5679f"]},{"id":"ITEM-2","itemData":{"DOI":"10.1016/j.apmt.2018.09.003","ISSN":"23529407","abstract":"Recently, graphene and other two-dimensional (2D) transition metal dichalcogenides (TMDCs) have been widely explored due to their unique optical, mechanical, electrical and sensing properties for versatile electronic and optoelectronic applications. The atomically thin layers of TMDC materials have shown potential to replace state-of-the-art silicon-based technology. Graphene has already revealed an excess of new physics and multifaceted applications in several areas. Similarly, mono-layers of TMDCs such as molybdenum disulfide (MoS2) have also shown excellent electrical and optical properties possessing a direct band-gap of ∼1.8 eV combined with high mechanical flexibility. In contrast to semi-metallic graphene, the semiconducting behavior of MoS2 allows it to overcome the deficiencies of zero-band-gap graphene. This review summarizes the synthesis of 2D MoS2 by several techniques, i.e., mechanical and chemical exfoliation, RF-sputtering, atomic layer deposition (ALD) and chemical vapor deposition (CVD), etc. Furthermore, extensive studies based on potential applications of MoS2 such as the sensor, solar cells, field emission and as an efficient catalyst for hydrogen generation has been included. Theoretical aspects combined with the experimental observations to provide more insights on the dielectric, optical and topological behavior of MoS2 was highlighted.","author":[{"dropping-particle":"","family":"Singh","given":"Arun Kumar","non-dropping-particle":"","parse-names":false,"suffix":""},{"dropping-particle":"","family":"Kumar","given":"P.","non-dropping-particle":"","parse-names":false,"suffix":""},{"dropping-particle":"","family":"Late","given":"D.J.","non-dropping-particle":"","parse-names":false,"suffix":""},{"dropping-particle":"","family":"Kumar","given":"Ashok","non-dropping-particle":"","parse-names":false,"suffix":""},{"dropping-particle":"","family":"Patel","given":"S.","non-dropping-particle":"","parse-names":false,"suffix":""},{"dropping-particle":"","family":"Singh","given":"Jai","non-dropping-particle":"","parse-names":false,"suffix":""}],"container-title":"Applied Materials Today","id":"ITEM-2","issued":{"date-parts":[["2018","12"]]},"page":"242-270","publisher":"Elsevier Ltd","title":"2D layered transition metal dichalcogenides (MoS2): Synthesis, applications and theoretical aspects","type":"article-journal","volume":"13"},"uris":["http://www.mendeley.com/documents/?uuid=dbb58f5c-cfa2-4f25-9308-f2abcff51d18"]}],"mendeley":{"formattedCitation":"[90,92]","plainTextFormattedCitation":"[90,92]","previouslyFormattedCitation":"[1,4]"},"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[90,92]</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Their monolayer or few layered forms exhibit some excellent characteristics, making them a choice material of interest in many research applications such as catalysis. Transition metal dichalcogenides have several notable advantages as excellent catalysts in hydrogen evolution due to their high photosensitivity and appropriate bandgap within the needed range for water splitting. In addition, their photogenerated carriers recombine slowly compared to other common photocatalysts, and their large surface area provides room for many active sites during photocatalysis</w:t>
      </w:r>
      <w:r>
        <w:fldChar w:fldCharType="begin"/>
      </w:r>
      <w:r>
        <w:rPr>
          <w:sz w:val="24"/>
          <w:szCs w:val="24"/>
          <w:rFonts w:cs="Times New Roman" w:ascii="Times New Roman" w:hAnsi="Times New Roman"/>
        </w:rPr>
        <w:instrText>ADDIN CSL_CITATION {"citationItems":[{"id":"ITEM-1","itemData":{"DOI":"10.1021/acscatal.7b03437","ISSN":"21555435","abstract":"Hydrogen generation from the direct splitting of water by photocatalysis is regarded as a promising and renewable solution for the energy crisis. The key to realize this reaction is to find an efficient and robust photocatalyst that ideally makes use of the energy from sunlight. Recently, due to the attractive properties such as appropriate band structure, ultrahigh specific surface area, and more exposed active sites, two-dimensional (2D) photocatalysts have attracted significant attention for photocatalytic water splitting. This Review attempts to summarize recent progress in the fabrication and applications of 2D photocatalysts including graphene-based photocatalysts, 2D oxides, 2D chalcogenides, 2D carbon nitride, and some other emerging 2D materials for water splitting. The construction strategies and characterization techniques for 2D/2D photocatalysts are summarized. Particular attention has been paid to the role of 2D/2D interfaces in these 2D photocatalysts as the interfaces and heterojunctions are critical for facilitating charge separation and improving photocatalysis efficiency. We also critically discuss their stability as photocatalysts for water splitting. Finally, we highlight the ongoing challenges and opportunities for the future development of 2D photocatalysts in this exciting and still emerging area of research.","author":[{"dropping-particle":"","family":"Su","given":"Tongming","non-dropping-particle":"","parse-names":false,"suffix":""},{"dropping-particle":"","family":"Shao","given":"Qian","non-dropping-particle":"","parse-names":false,"suffix":""},{"dropping-particle":"","family":"Qin","given":"Zuzeng","non-dropping-particle":"","parse-names":false,"suffix":""},{"dropping-particle":"","family":"Guo","given":"Zhanhu","non-dropping-particle":"","parse-names":false,"suffix":""},{"dropping-particle":"","family":"Wu","given":"Zili","non-dropping-particle":"","parse-names":false,"suffix":""}],"container-title":"ACS Catalysis","id":"ITEM-1","issue":"3","issued":{"date-parts":[["2018"]]},"page":"2253-2276","title":"Role of Interfaces in Two-Dimensional Photocatalyst for Water Splitting","type":"article-journal","volume":"8"},"uris":["http://www.mendeley.com/documents/?uuid=c384b4c8-4759-47ba-a674-0e87286801ce"]},{"id":"ITEM-2","itemData":{"DOI":"10.1039/c3cs60425j","ISSN":"14604744","abstract":"Photocatalytic water splitting represents a promising strategy for clean, low-cost, and environmental-friendly production of H2 by utilizing solar energy. There are three crucial steps for the photocatalytic water splitting reaction: solar light harvesting, charge separation and transportation, and the catalytic H2 and O2 evolution reactions. While significant achievement has been made in optimizing the first two steps in the photocatalytic process, much less efforts have been put into improving the efficiency of the third step, which demands the utilization of cocatalysts. To date, cocatalysts based on rare and expensive noble metals are still required for achieving reasonable activity in most semiconductor-based photocatalytic systems, which seriously restricts their large-scale application. Therefore, seeking cheap, earth-abundant and high-performance cocatalysts is indispensable to achieve cost-effective and highly efficient photocatalytic water splitting. This review for the first time summarizes all the developed earth-abundant cocatalysts for photocatalytic H2- and O2-production half reactions as well as overall water splitting. The roles and functional mechanism of the cocatalysts are discussed in detail. Finally, this review is concluded with a summary, and remarks on some challenges and perspectives in this emerging area of research.","author":[{"dropping-particle":"","family":"Ran","given":"Jingrun","non-dropping-particle":"","parse-names":false,"suffix":""},{"dropping-particle":"","family":"Zhang","given":"Jun","non-dropping-particle":"","parse-names":false,"suffix":""},{"dropping-particle":"","family":"Yu","given":"Jiaguo","non-dropping-particle":"","parse-names":false,"suffix":""},{"dropping-particle":"","family":"Jaroniec","given":"Mietek","non-dropping-particle":"","parse-names":false,"suffix":""},{"dropping-particle":"","family":"Qiao","given":"Shi Zhang","non-dropping-particle":"","parse-names":false,"suffix":""}],"container-title":"Chemical Society Reviews","id":"ITEM-2","issue":"22","issued":{"date-parts":[["2014"]]},"page":"7787-7812","publisher":"Royal Society of Chemistry","title":"Earth-abundant cocatalysts for semiconductor-based photocatalytic water splitting","type":"article-journal","volume":"43"},"uris":["http://www.mendeley.com/documents/?uuid=781fbe83-f7a7-46f6-8461-0c0da0c54005"]},{"id":"ITEM-3","itemData":{"DOI":"10.3390/catal9030276","ISSN":"20734344","abstract":"Photocatalytic water splitting is a sustainable technology for the production of clean fuel in terms of hydrogen (H2). In the present study, hydrogen (H2) production efficiency of three promising photocatalysts (titania (TiO2-P25), graphitic carbon nitride (g-C3N4), and cadmium sulfide (CdS)) was evaluated in detail using various sacrificial agents. The effect of most commonly used sacrificial agents in the recent years, such as methanol, ethanol, isopropanol, ethylene glycol, glycerol, lactic acid, glucose, sodium sulfide, sodium sulfite, sodium sulfide/sodium sulfite mixture, and triethanolamine, were evaluated on TiO2-P25, g-C3N4, and CdS. H2 production experiments were carried out under simulated solar light irradiation in an immersion type photo-reactor. All the experiments were performed without any noble metal co-catalyst. Moreover, photolysis experiments were executed to study the H2 generation in the absence of a catalyst. The results were discussed specifically in terms of chemical reactions, pH of the reaction medium, hydroxyl groups, alpha hydrogen, and carbon chain length of sacrificial agents. The results revealed that glucose and glycerol are the most suitable sacrificial agents for an oxide photocatalyst. Triethanolamine is the ideal sacrificial agent for carbon and sulfide photocatalyst. A remarkable amount of H2 was produced from the photolysis of sodium sulfide and sodium sulfide/sodium sulfite mixture without any photocatalyst. The findings of this study would be highly beneficial for the selection of sacrificial agents for a particular photocatalyst.","author":[{"dropping-particle":"","family":"Kumaravel","given":"Vignesh","non-dropping-particle":"","parse-names":false,"suffix":""},{"dropping-particle":"","family":"Imam","given":"Muhammad Danyal","non-dropping-particle":"","parse-names":false,"suffix":""},{"dropping-particle":"","family":"Badreldin","given":"Ahmed","non-dropping-particle":"","parse-names":false,"suffix":""},{"dropping-particle":"","family":"Chava","given":"Rama Krishna","non-dropping-particle":"","parse-names":false,"suffix":""},{"dropping-particle":"","family":"Do","given":"Jeong Yeon","non-dropping-particle":"","parse-names":false,"suffix":""},{"dropping-particle":"","family":"Kang","given":"Misook","non-dropping-particle":"","parse-names":false,"suffix":""},{"dropping-particle":"","family":"Abdel-Wahab","given":"Ahmed","non-dropping-particle":"","parse-names":false,"suffix":""}],"container-title":"Catalysts","id":"ITEM-3","issue":"3","issued":{"date-parts":[["2019"]]},"title":"Photocatalytic hydrogen production: Role of sacrificial reagents on the activity of oxide, carbon, and sulfide catalysts","type":"article-journal","volume":"9"},"uris":["http://www.mendeley.com/documents/?uuid=9b96c404-a827-42ba-b02f-2f8a1b6363fa"]}],"mendeley":{"formattedCitation":"[34,93,94]","plainTextFormattedCitation":"[34,93,94]","previouslyFormattedCitation":"[6–8]"},"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[34,93,94]</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Although this class of material is very useful with many advantages, they are limited in their application due to high exciton energy, which lowers the efficiency of the photocatalytic process. Also, the propensity for oxidation in aqueous solutions and ambient conditions usually results in photo corrosion or flocculation. Although recombination is not severe compared to their bulk, it is an accompanied occurrence in their usage as photocatalyst process. They also do not have enough reduction and oxidation potential to complete the water splitting process </w:t>
      </w:r>
      <w:r>
        <w:fldChar w:fldCharType="begin"/>
      </w:r>
      <w:r>
        <w:rPr>
          <w:sz w:val="24"/>
          <w:szCs w:val="24"/>
          <w:rFonts w:cs="Times New Roman" w:ascii="Times New Roman" w:hAnsi="Times New Roman"/>
        </w:rPr>
        <w:instrText>ADDIN CSL_CITATION {"citationItems":[{"id":"ITEM-1","itemData":{"DOI":"https://doi.org/10.1002/adfm.201702918","abstract":"Abstract Due to the predicted excellent electronic properties superior to group VIB (Mo and W) transition metal dichalcogenides (TMDs), group IVB TMDs have enormous potential in nanoelectronics. Here, the synthesis of ultrathin HfS2 flakes via space-confined chemical vapor deposition, realized by an inner quartz tube, is demonstrated. Moreover, the effect of key growth parameters including the dimensions of confined space and deposition temperature on the growth behavior of products is systematically studied. Typical as-synthesized HfS2 is a hexagonal-like flake with a smallest thickness of ≈1.2 nm (bilayer) and an edge size of ≈5 µm. The photodetector based on as-synthesized HfS2 flakes demonstrates excellent optoelectronic performance with a fast photoresponse time (55 ms), which is attributed to the high-quality crystal structure obtained at a high deposition temperature and the ultraclean interface between HfS2 and the mica substrate. With such properties HfS2 holds great potential for optoelectronics applications.","author":[{"dropping-particle":"","family":"Yan","given":"Chaoyi","non-dropping-particle":"","parse-names":false,"suffix":""},{"dropping-particle":"","family":"Gan","given":"Lin","non-dropping-particle":"","parse-names":false,"suffix":""},{"dropping-particle":"","family":"Zhou","given":"Xing","non-dropping-particle":"","parse-names":false,"suffix":""},{"dropping-particle":"","family":"Guo","given":"Jun","non-dropping-particle":"","parse-names":false,"suffix":""},{"dropping-particle":"","family":"Huang","given":"Wenjuan","non-dropping-particle":"","parse-names":false,"suffix":""},{"dropping-particle":"","family":"Huang","given":"Jianwen","non-dropping-particle":"","parse-names":false,"suffix":""},{"dropping-particle":"","family":"Jin","given":"Bao","non-dropping-particle":"","parse-names":false,"suffix":""},{"dropping-particle":"","family":"Xiong","given":"Jie","non-dropping-particle":"","parse-names":false,"suffix":""},{"dropping-particle":"","family":"Zhai","given":"Tianyou","non-dropping-particle":"","parse-names":false,"suffix":""},{"dropping-particle":"","family":"Li","given":"Yanrong","non-dropping-particle":"","parse-names":false,"suffix":""}],"container-title":"Advanced Functional Materials","id":"ITEM-1","issue":"39","issued":{"date-parts":[["2017"]]},"page":"1702918","title":"Space-Confined Chemical Vapor Deposition Synthesis of Ultrathin HfS2 Flakes for Optoelectronic Application","type":"article-journal","volume":"27"},"uris":["http://www.mendeley.com/documents/?uuid=8ac0e8d8-9d7f-4e78-87f7-07daa238ca97"]},{"id":"ITEM-2","itemData":{"DOI":"10.1016/j.mattod.2016.10.002","ISSN":"18734103","abstract":"Recent advances in atomically thin two-dimensional transition metal dichalcogenides (2D TMDs) have led to a variety of promising technologies for nanoelectronics, photonics, sensing, energy storage, and opto-electronics, to name a few. This article reviews the recent progress in 2D materials beyond graphene and includes mainly transition metal dichalcogenides (TMDs) (e.g. MoS2, WS2, MoSe2, and WSe2). These materials are finding niche applications for next-generation electronics and optoelectronics devices relying on ultimate atomic thicknesses. Albeit several challenges in developing scalable and defect-free TMDs on desired substrates, new growth techniques compatible with traditional and unconventional substrates have been developed to meet the ever-increasing demand of high quality and controllability for practical applications. The fabrication of novel 2D TMDs that exhibit exotic functionalities and fundamentally new chemistry is highlighted. And finally, in parallel with the electronics, the considerable effort devoted to using these materials for energy and sensing applications is discussed in detail.","author":[{"dropping-particle":"","family":"Choi","given":"Wonbong","non-dropping-particle":"","parse-names":false,"suffix":""},{"dropping-particle":"","family":"Choudhary","given":"Nitin","non-dropping-particle":"","parse-names":false,"suffix":""},{"dropping-particle":"","family":"Han","given":"Gang Hee","non-dropping-particle":"","parse-names":false,"suffix":""},{"dropping-particle":"","family":"Park","given":"Juhong","non-dropping-particle":"","parse-names":false,"suffix":""},{"dropping-particle":"","family":"Akinwande","given":"Deji","non-dropping-particle":"","parse-names":false,"suffix":""},{"dropping-particle":"","family":"Lee","given":"Young Hee","non-dropping-particle":"","parse-names":false,"suffix":""}],"container-title":"Materials Today","id":"ITEM-2","issue":"3","issued":{"date-parts":[["2017"]]},"page":"116-130","publisher":"The Author(s)","title":"Recent development of two-dimensional transition metal dichalcogenides and their applications","type":"article-journal","volume":"20"},"uris":["http://www.mendeley.com/documents/?uuid=9661ec62-5ee9-4419-bd65-1623b982ff28"]},{"id":"ITEM-3","itemData":{"DOI":"10.1021/acs.chemmater.6b00430","ISSN":"15205002","abstract":"Research into layered transition metal dichalcogenides (TMDCs), most notably those of molybdenum and tungsten disulfides, has become extensive, involving fields as diverse as optoelectronics, spintronics, energy storage, lubrication, and catalysis. The modification of TMDCs by transition metal doping can improve their performance in such applications and hence extend their potential for technological applications. This review concerns the synthetic strategies that have been used to incorporate transition metals into TMDCs and the applications of the resultant materials and relevant computational studies on the predicted properties of the doped materials.","author":[{"dropping-particle":"","family":"Tedstone","given":"Aleksander A.","non-dropping-particle":"","parse-names":false,"suffix":""},{"dropping-particle":"","family":"Lewis","given":"David J.","non-dropping-particle":"","parse-names":false,"suffix":""},{"dropping-particle":"","family":"O'Brien","given":"Paul","non-dropping-particle":"","parse-names":false,"suffix":""}],"container-title":"Chemistry of Materials","id":"ITEM-3","issue":"7","issued":{"date-parts":[["2016"]]},"page":"1965-1974","title":"Synthesis, Properties, and Applications of Transition Metal-Doped Layered Transition Metal Dichalcogenides","type":"article-journal","volume":"28"},"uris":["http://www.mendeley.com/documents/?uuid=a403ddcf-81b8-4c52-9009-2bd8c335945c"]}],"mendeley":{"formattedCitation":"[58,60,91]","plainTextFormattedCitation":"[58,60,91]","previouslyFormattedCitation":"[3,9,10]"},"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[58,60,91]</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 xml:space="preserve">These drawbacks have, in turn, birthed the use of different synthetic methods and approach to circumvent the respective limitations. These methods/approaches include metal doping, non-metal doping, defect inducement, and semiconductor or metal junction formation </w:t>
      </w:r>
      <w:r>
        <w:fldChar w:fldCharType="begin"/>
      </w:r>
      <w:r>
        <w:rPr>
          <w:sz w:val="24"/>
          <w:szCs w:val="24"/>
          <w:rFonts w:cs="Times New Roman" w:ascii="Times New Roman" w:hAnsi="Times New Roman"/>
        </w:rPr>
        <w:instrText>ADDIN CSL_CITATION {"citationItems":[{"id":"ITEM-1","itemData":{"DOI":"10.1021/acs.iecr.7b00371","ISSN":"15205045","abstract":"Photocatalysis has attracted great attention due to its useful environmental applications for hazardous pollutants degradation and sustainable hydrogen evolution. Recently, transition metal dichalcogenide (TMD) based materials have shown great potential in photocatalysis field. Due to their special two-dimensional layered structure and excellent electrochemical catalysis properties, they can be used as effective cocatalysts and supports to modify semiconductors for enhanced photocatalytic activities. By loading TMDs as cocatalysts, stable junctions could be created to facilitate the photogenerated electrons transfer. Moreover, the exposed edges of TMDs are active for hydrogen evolution or oxygen activation, thus leading to the improved performance for semiconductor/TMD composite in photocatalytic H2 evolution and pollutants degradation. This review will focus on the roles of TMDs as cocatalysts for semiconductors in photocatalytic hydrogen evolution and environmental remediation. We expect our work can provide enriched information to harvest the excellent special properties of TMDs as a platform to fabricate more efficient photocatalysts for solar energy utilization. (Chemical Equation Presented).","author":[{"dropping-particle":"","family":"Peng","given":"Wenchao","non-dropping-particle":"","parse-names":false,"suffix":""},{"dropping-particle":"","family":"Li","given":"Yang","non-dropping-particle":"","parse-names":false,"suffix":""},{"dropping-particle":"","family":"Zhang","given":"Fengbao","non-dropping-particle":"","parse-names":false,"suffix":""},{"dropping-particle":"","family":"Zhang","given":"Guoliang","non-dropping-particle":"","parse-names":false,"suffix":""},{"dropping-particle":"","family":"Fan","given":"Xiaobin","non-dropping-particle":"","parse-names":false,"suffix":""}],"container-title":"Industrial and Engineering Chemistry Research","id":"ITEM-1","issue":"16","issued":{"date-parts":[["2017"]]},"page":"4611-4626","title":"Roles of Two-Dimensional Transition Metal Dichalcogenides as Cocatalysts in Photocatalytic Hydrogen Evolution and Environmental Remediation","type":"article-journal","volume":"56"},"uris":["http://www.mendeley.com/documents/?uuid=bc3f3388-9ed9-4466-a984-35929faa0aa0"]},{"id":"ITEM-2","itemData":{"DOI":"10.1021/acscatal.7b03437","ISSN":"21555435","abstract":"Hydrogen generation from the direct splitting of water by photocatalysis is regarded as a promising and renewable solution for the energy crisis. The key to realize this reaction is to find an efficient and robust photocatalyst that ideally makes use of the energy from sunlight. Recently, due to the attractive properties such as appropriate band structure, ultrahigh specific surface area, and more exposed active sites, two-dimensional (2D) photocatalysts have attracted significant attention for photocatalytic water splitting. This Review attempts to summarize recent progress in the fabrication and applications of 2D photocatalysts including graphene-based photocatalysts, 2D oxides, 2D chalcogenides, 2D carbon nitride, and some other emerging 2D materials for water splitting. The construction strategies and characterization techniques for 2D/2D photocatalysts are summarized. Particular attention has been paid to the role of 2D/2D interfaces in these 2D photocatalysts as the interfaces and heterojunctions are critical for facilitating charge separation and improving photocatalysis efficiency. We also critically discuss their stability as photocatalysts for water splitting. Finally, we highlight the ongoing challenges and opportunities for the future development of 2D photocatalysts in this exciting and still emerging area of research.","author":[{"dropping-particle":"","family":"Su","given":"Tongming","non-dropping-particle":"","parse-names":false,"suffix":""},{"dropping-particle":"","family":"Shao","given":"Qian","non-dropping-particle":"","parse-names":false,"suffix":""},{"dropping-particle":"","family":"Qin","given":"Zuzeng","non-dropping-particle":"","parse-names":false,"suffix":""},{"dropping-particle":"","family":"Guo","given":"Zhanhu","non-dropping-particle":"","parse-names":false,"suffix":""},{"dropping-particle":"","family":"Wu","given":"Zili","non-dropping-particle":"","parse-names":false,"suffix":""}],"container-title":"ACS Catalysis","id":"ITEM-2","issue":"3","issued":{"date-parts":[["2018"]]},"page":"2253-2276","title":"Role of Interfaces in Two-Dimensional Photocatalyst for Water Splitting","type":"article-journal","volume":"8"},"uris":["http://www.mendeley.com/documents/?uuid=c384b4c8-4759-47ba-a674-0e87286801ce"]},{"id":"ITEM-3","itemData":{"DOI":"https://doi.org/10.1002/chem.201700242","abstract":"Abstract Recently, nanomaterials that harvest solar energy and convert it to other forms of energy are of great interest. In this context, transition metal chalcogenides (TMCs) have recently been in the spotlight due to their optoelectronic properties that render them potential candidates mainly in energy conversion applications. Integration of TMCs onto a strong electron-accepting material, such as graphene, yielding novel TMC/graphene ensembles is of high significance, since photoinduced charge-transfer phenomena, leading to intra-ensemble charge separation, may occur. In this review, we highlight the utility of TMC/graphene ensembles, with a specific focus on latest trends in applications, while their synthetic routes are also discussed. In fact, TMC/graphene ensembles are photocatalytically active and superior as compared to intact TMCs analogues, when examined toward photocatalytic H2 evolution, dye degradation and redox transformations of organic compounds. Moreover, TMC/graphene ensembles have shown excellent prospect when employed in photovoltaics and biosensing applications. Finally, the future prospects of such materials are outlined.","author":[{"dropping-particle":"","family":"Kagkoura","given":"Antonia","non-dropping-particle":"","parse-names":false,"suffix":""},{"dropping-particle":"","family":"Skaltsas","given":"Theodosis","non-dropping-particle":"","parse-names":false,"suffix":""},{"dropping-particle":"","family":"Tagmatarchis","given":"Nikos","non-dropping-particle":"","parse-names":false,"suffix":""}],"container-title":"Chemistry – A European Journal","id":"ITEM-3","issue":"53","issued":{"date-parts":[["2017"]]},"page":"12967-12979","title":"Transition-Metal Chalcogenide/Graphene Ensembles for Light-Induced Energy Applications","type":"article-journal","volume":"23"},"uris":["http://www.mendeley.com/documents/?uuid=b63b00b8-3699-47c3-a24e-9851e441c2e6"]},{"id":"ITEM-4","itemData":{"DOI":"https://doi.org/10.1002/chem.201703434","abstract":"Abstract The ever increasing need for renewable and clean energy resources as well as environmental concerns are considered as two serious challenges of today's society. Photocatalysis has proved to be a reliable and effective technology to overcome these issues. However, to bring the full potential of this approach into reality, two main hurdles of fast charge recombination and the limited visible light absorption should be tackled. To address these obstacles, nanocomposites based on titanium dioxide nanostructures and semiconducting two-dimensional transition-metal dichalcogenides have been developed and proven to be excellent photocatalysts. In this review, we will overview the recent developments on the fabrication and rational design of these nanocomposites both for hydrogen production and photocatalytic degradation of pollutants with emphasis on those appealing structures.","author":[{"dropping-particle":"","family":"Rahmanian","given":"Elham","non-dropping-particle":"","parse-names":false,"suffix":""},{"dropping-particle":"","family":"Malekfar","given":"Rasoul","non-dropping-particle":"","parse-names":false,"suffix":""},{"dropping-particle":"","family":"Pumera","given":"Martin","non-dropping-particle":"","parse-names":false,"suffix":""}],"container-title":"Chemistry – A European Journal","id":"ITEM-4","issue":"1","issued":{"date-parts":[["2018"]]},"page":"18-31","title":"Nanohybrids of Two-Dimensional Transition-Metal Dichalcogenides and Titanium Dioxide for Photocatalytic Applications","type":"article-journal","volume":"24"},"uris":["http://www.mendeley.com/documents/?uuid=2b6734e8-1cb4-44a0-8ccf-fa2221c0e88b"]}],"mendeley":{"formattedCitation":"[27,34,95,96]","plainTextFormattedCitation":"[27,34,95,96]","previouslyFormattedCitation":"[6,11–13]"},"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[27,34,95,96]</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The approach of heterojunction fabrication have been found to be exceptionally promising because of the simplicity of the facile process which do not require the use of toxic oxidizing or reducing agents, or even strong acids which are commonly used in modifying semiconductor catalyst with graphene or metals</w:t>
      </w:r>
      <w:r>
        <w:fldChar w:fldCharType="begin"/>
      </w:r>
      <w:r>
        <w:rPr>
          <w:sz w:val="24"/>
          <w:szCs w:val="24"/>
          <w:rFonts w:cs="Times New Roman" w:ascii="Times New Roman" w:hAnsi="Times New Roman"/>
        </w:rPr>
        <w:instrText>ADDIN CSL_CITATION {"citationItems":[{"id":"ITEM-1","itemData":{"DOI":"10.1007/s12274-020-2955-x","ISSN":"19980000","abstract":"Two-dimensional (2D) transition metal dichalcogenides (TMDCs) are emerging as promising building blocks of high-performance photocatalysts for visible-light-driven water splitting because of their unique physical, chemical, electronic, and optical properties. This review focuses on the fundamentals of 2D TMDC-based mixed-dimensional heterostructures and their unique properties as visible-light-driven photocatalysts from the perspective of dimensionality and interface engineering. First, we discuss the approaches and advantages of surface modification and functionalization of 2D TMDCs for photocatalytic water splitting under visible-light illumination. We then classify the strategies for improving the photocatalytic activity of 2D TMDCs via combination with various low-dimensional nanomaterials to form mixed-dimensional heterostructures. Further, we highlight recent advances in the use of these mixed-dimensional heterostructures as high-efficiency visible-light-driven photocatalysts, particularly focusing on synthesis routes, modification approaches, and physiochemical mechanisms for improving their photoactivity. Finally, we provide our perspectives on future opportunities and challenges in promoting real-world photocatalytic applications of 2D TMDC-based heterostructures.[Figure not available: see fulltext.]","author":[{"dropping-particle":"","family":"Gan","given":"Xiaorong","non-dropping-particle":"","parse-names":false,"suffix":""},{"dropping-particle":"","family":"Lei","given":"Dangyuan","non-dropping-particle":"","parse-names":false,"suffix":""},{"dropping-particle":"","family":"Ye","given":"Ruquan","non-dropping-particle":"","parse-names":false,"suffix":""},{"dropping-particle":"","family":"Zhao","given":"Huimin","non-dropping-particle":"","parse-names":false,"suffix":""},{"dropping-particle":"","family":"Wong","given":"Kwok Yin","non-dropping-particle":"","parse-names":false,"suffix":""}],"container-title":"Nano Research","id":"ITEM-1","issue":"6","issued":{"date-parts":[["2021"]]},"page":"2003-2022","title":"Transition metal dichalcogenide-based mixed-dimensional heterostructures for visible-light-driven photocatalysis: Dimensionality and interface engineering","type":"article-journal","volume":"14"},"uris":["http://www.mendeley.com/documents/?uuid=892446ad-576b-4a91-95bd-aa939efed4bb"]}],"mendeley":{"formattedCitation":"[97]","plainTextFormattedCitation":"[97]","previouslyFormattedCitation":"[14]"},"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[97]</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The proper fabrication of a two-dimensional transition metal dichalcogenides thus entails appropriate alignment of the catalyst and the promoters (TMDs), which is referred to as energy band engineering </w:t>
      </w:r>
      <w:r>
        <w:fldChar w:fldCharType="begin"/>
      </w:r>
      <w:r>
        <w:rPr>
          <w:sz w:val="24"/>
          <w:szCs w:val="24"/>
          <w:rFonts w:cs="Times New Roman" w:ascii="Times New Roman" w:hAnsi="Times New Roman"/>
        </w:rPr>
        <w:instrText>ADDIN CSL_CITATION {"citationItems":[{"id":"ITEM-1","itemData":{"DOI":"10.3390/catal12050468","ISBN":"2711717674","ISSN":"20734344","abstract":"The quest for a clean, renewable and sustainable energy future has been highly sought for by the scientific community over the last four decades. Photocatalytic water splitting is a very promising technology to proffer a solution to present day environmental pollution and energy crises by generating hydrogen fuel through a “green route” without environmental pollution. Transition metal dichalcogenides (TMDCs) have outstanding properties which make them show great potential as effective co-catalysts with photocatalytic materials such as TiO2, ZnO and CdS for photocatalytic water splitting. Integration of TMDCs with a photocatalyst such as TiO2 provides novel nanohybrid composite materials with outstanding characteristics. In this review, we present the current state of research in the application of TMDCs in photocatalytic water splitting. Three main aspects which consider their properties, advances in the synthesis routes of layered TMDCs and their composites as well as their photocatalytic performances in the water splitting reaction are discussed. Finally, we raise some challenges and perspectives in their future application as materials for water-splitting photocatalysts.","author":[{"dropping-particle":"","family":"Fadojutimi","given":"Paul O.","non-dropping-particle":"","parse-names":false,"suffix":""},{"dropping-particle":"","family":"Gqoba","given":"Siziwe S.","non-dropping-particle":"","parse-names":false,"suffix":""},{"dropping-particle":"","family":"Tetana","given":"Zikhona N.","non-dropping-particle":"","parse-names":false,"suffix":""},{"dropping-particle":"","family":"Moma","given":"John","non-dropping-particle":"","parse-names":false,"suffix":""}],"container-title":"Catalysts","id":"ITEM-1","issue":"5","issued":{"date-parts":[["2022"]]},"title":"Transition Metal Dichalcogenides [MX2] in Photocatalytic Water Splitting","type":"article-journal","volume":"12"},"uris":["http://www.mendeley.com/documents/?uuid=e8fc6c91-d28a-4fa1-9b45-19e49aef0b08"]}],"mendeley":{"formattedCitation":"[26]","plainTextFormattedCitation":"[26]","previouslyFormattedCitation":"[5]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[26]</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This avenue favourably provides a platform for the simple design and upgrade of both the optoelectronics and electronic features. </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Surface properties of bulk TMCs have been effectively modified by elemental doping for efficient light harvesting and to enhance redox activities</w:t>
      </w:r>
      <w:r>
        <w:fldChar w:fldCharType="begin"/>
      </w:r>
      <w:r>
        <w:rPr>
          <w:sz w:val="24"/>
          <w:szCs w:val="24"/>
          <w:rFonts w:cs="Times New Roman" w:ascii="Times New Roman" w:hAnsi="Times New Roman"/>
        </w:rPr>
        <w:instrText>ADDIN CSL_CITATION {"citationItems":[{"id":"ITEM-1","itemData":{"DOI":"10.1039/b821991e","ISSN":"0959-9428","abstract":"This feature article summarizes recent research on and development of semiconductor-based photocatalyst materials that are applicable to environmental remediation and/or chemical synthesis purposes. A wide variety of TiO 2 particles and/or films have been studied during the past 30 years because they are the most stable and powerful photocatalysts leading to the degradation of various organic pollutants. The photocatalytic performance of other semiconductor materials such as ZnO, SnO2, WO3, Fe2O3 and CdS has also been intensively investigated. A general limitation in the efficiency of any photocatalytic process is the recombination of the photogenerated charge carriers, i.e., of electrons and holes, following bandgap illumination. Considerable efforts have been made to suppress this recombination and hence to enhance the charge carrier separation and the overall efficiency by means of coupling of different semiconductors with desirable matching of their electronic band structures, or incorporation of noble metal nanoclusters onto the surface of semiconductor photocatalyst particles. Modification of the physicochemical properties, such as particle size, surface area, porosity and/or crystallinity of the semiconductor materials, and optimization of the experimental conditions, such as pH, illumination conditions and/or catalyst loading, during photocatalytic reactions have also been carefully addressed to achieve high reaction rates or yields. To utilize solar energy more efficiently, i.e., to extend the optical absorption of the mostly UV-sensitive photocatalysts into the visible light range, numerous research groups have contributed to the development of novel visible light active photocatalysts. With the application of semiconductors with narrower bandgaps such as CdS, Fe2O3 and WO3 being straightforward choices, doping of wide bandgap semiconductors like TiO 2 has been the most popular technique to enhance the catalysts' optical absorption abilities. Research on mixed-oxide-based semiconductor photocatalysts with deliberately modulated band structures has also attracted tremendous attention in the past decade, concentrating on, for example, the generation of H2 and/or O2 from H2O splitting, and the degradation of organic pollutants under visible light irradiation. Both theoretical calculations and experimental results have convincingly shown that the developed materials can serve as highly efficient photocatalysts that are both environmentally and eco…","author":[{"dropping-particle":"","family":"Zhang","given":"Huanjun","non-dropping-particle":"","parse-names":false,"suffix":""},{"dropping-particle":"","family":"Chen","given":"Guohua","non-dropping-particle":"","parse-names":false,"suffix":""},{"dropping-particle":"","family":"Bahnemann","given":"Detlef W.","non-dropping-particle":"","parse-names":false,"suffix":""}],"container-title":"Journal of Materials Chemistry","id":"ITEM-1","issue":"29","issued":{"date-parts":[["2009"]]},"page":"5089","title":"Photoelectrocatalytic materials for environmental applications","type":"article-journal","volume":"19"},"uris":["http://www.mendeley.com/documents/?uuid=f80459b6-75b7-4356-affd-163da1036894"]}],"mendeley":{"formattedCitation":"[98]","plainTextFormattedCitation":"[98]","previouslyFormattedCitation":"[15]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[98]</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These dopants may be metal or non-metal elements </w:t>
      </w:r>
      <w:r>
        <w:fldChar w:fldCharType="begin"/>
      </w:r>
      <w:r>
        <w:rPr>
          <w:sz w:val="24"/>
          <w:szCs w:val="24"/>
          <w:rFonts w:cs="Times New Roman" w:ascii="Times New Roman" w:hAnsi="Times New Roman"/>
        </w:rPr>
        <w:instrText>ADDIN CSL_CITATION {"citationItems":[{"id":"ITEM-1","itemData":{"DOI":"10.1039/b821991e","ISSN":"0959-9428","abstract":"This feature article summarizes recent research on and development of semiconductor-based photocatalyst materials that are applicable to environmental remediation and/or chemical synthesis purposes. A wide variety of TiO 2 particles and/or films have been studied during the past 30 years because they are the most stable and powerful photocatalysts leading to the degradation of various organic pollutants. The photocatalytic performance of other semiconductor materials such as ZnO, SnO2, WO3, Fe2O3 and CdS has also been intensively investigated. A general limitation in the efficiency of any photocatalytic process is the recombination of the photogenerated charge carriers, i.e., of electrons and holes, following bandgap illumination. Considerable efforts have been made to suppress this recombination and hence to enhance the charge carrier separation and the overall efficiency by means of coupling of different semiconductors with desirable matching of their electronic band structures, or incorporation of noble metal nanoclusters onto the surface of semiconductor photocatalyst particles. Modification of the physicochemical properties, such as particle size, surface area, porosity and/or crystallinity of the semiconductor materials, and optimization of the experimental conditions, such as pH, illumination conditions and/or catalyst loading, during photocatalytic reactions have also been carefully addressed to achieve high reaction rates or yields. To utilize solar energy more efficiently, i.e., to extend the optical absorption of the mostly UV-sensitive photocatalysts into the visible light range, numerous research groups have contributed to the development of novel visible light active photocatalysts. With the application of semiconductors with narrower bandgaps such as CdS, Fe2O3 and WO3 being straightforward choices, doping of wide bandgap semiconductors like TiO 2 has been the most popular technique to enhance the catalysts' optical absorption abilities. Research on mixed-oxide-based semiconductor photocatalysts with deliberately modulated band structures has also attracted tremendous attention in the past decade, concentrating on, for example, the generation of H2 and/or O2 from H2O splitting, and the degradation of organic pollutants under visible light irradiation. Both theoretical calculations and experimental results have convincingly shown that the developed materials can serve as highly efficient photocatalysts that are both environmentally and eco…","author":[{"dropping-particle":"","family":"Zhang","given":"Huanjun","non-dropping-particle":"","parse-names":false,"suffix":""},{"dropping-particle":"","family":"Chen","given":"Guohua","non-dropping-particle":"","parse-names":false,"suffix":""},{"dropping-particle":"","family":"Bahnemann","given":"Detlef W.","non-dropping-particle":"","parse-names":false,"suffix":""}],"container-title":"Journal of Materials Chemistry","id":"ITEM-1","issue":"29","issued":{"date-parts":[["2009"]]},"page":"5089","title":"Photoelectrocatalytic materials for environmental applications","type":"article-journal","volume":"19"},"uris":["http://www.mendeley.com/documents/?uuid=f80459b6-75b7-4356-affd-163da1036894"]}],"mendeley":{"formattedCitation":"[98]","plainTextFormattedCitation":"[98]","previouslyFormattedCitation":"[15]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[98]</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When dopping is carried out using non-metal elements, the band gap of the material is generally narrowed because of the orbital overlap between the dopant element and chalcogenide atoms</w:t>
      </w:r>
      <w:r>
        <w:fldChar w:fldCharType="begin"/>
      </w:r>
      <w:r>
        <w:rPr>
          <w:sz w:val="24"/>
          <w:szCs w:val="24"/>
          <w:rFonts w:cs="Times New Roman" w:ascii="Times New Roman" w:hAnsi="Times New Roman"/>
        </w:rPr>
        <w:instrText>ADDIN CSL_CITATION {"citationItems":[{"id":"ITEM-1","itemData":{"DOI":"10.1126/science.1061051","ISSN":"0036-8075","abstract":"To use solar irradiation or interior lighting efficiently, we sought a photocatalyst with high reactivity under visible light. Films and powders of TiO 2- x N x have revealed an improvement over titanium dioxide (TiO 2 ) under visible light (wavelength &lt; 500 nanometers) in optical absorption and photocatalytic activity such as photodegradations of methylene blue and gaseous acetaldehyde and hydrophilicity of the film surface. Nitrogen doped into substitutional sites of TiO 2 has proven to be indispensable for band-gap narrowing and photocatalytic activity, as assessed by first-principles calculations and x-ray photoemission spectroscopy.","author":[{"dropping-particle":"","family":"Asahi","given":"R.","non-dropping-particle":"","parse-names":false,"suffix":""},{"dropping-particle":"","family":"Morikawa","given":"T.","non-dropping-particle":"","parse-names":false,"suffix":""},{"dropping-particle":"","family":"Ohwaki","given":"T.","non-dropping-particle":"","parse-names":false,"suffix":""},{"dropping-particle":"","family":"Aoki","given":"K.","non-dropping-particle":"","parse-names":false,"suffix":""},{"dropping-particle":"","family":"Taga","given":"Y.","non-dropping-particle":"","parse-names":false,"suffix":""}],"container-title":"Science","id":"ITEM-1","issue":"5528","issued":{"date-parts":[["2001","7","13"]]},"page":"269-271","title":"Visible-Light Photocatalysis in Nitrogen-Doped Titanium Oxides","type":"article-journal","volume":"293"},"uris":["http://www.mendeley.com/documents/?uuid=ca8af261-1533-424c-99cf-aca00224c6fa"]}],"mendeley":{"formattedCitation":"[99]","plainTextFormattedCitation":"[99]","previouslyFormattedCitation":"[16]"},"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[99]</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Some studies have also suggested that the narrowing of the band gap may have resulted from the contribution of the formation of localized states within the bandgap by the dopant </w:t>
      </w:r>
      <w:r>
        <w:fldChar w:fldCharType="begin"/>
      </w:r>
      <w:r>
        <w:rPr>
          <w:sz w:val="24"/>
          <w:szCs w:val="24"/>
          <w:rFonts w:cs="Times New Roman" w:ascii="Times New Roman" w:hAnsi="Times New Roman"/>
        </w:rPr>
        <w:instrText>ADDIN CSL_CITATION {"citationItems":[{"id":"ITEM-1","itemData":{"DOI":"10.1021/jp0010132","ISSN":"1520-6106","author":[{"dropping-particle":"","family":"Bilmes","given":"S. A.","non-dropping-particle":"","parse-names":false,"suffix":""},{"dropping-particle":"","family":"Mandelbaum","given":"P.","non-dropping-particle":"","parse-names":false,"suffix":""},{"dropping-particle":"","family":"Alvarez","given":"F.","non-dropping-particle":"","parse-names":false,"suffix":""},{"dropping-particle":"","family":"Victoria","given":"N. M.","non-dropping-particle":"","parse-names":false,"suffix":""}],"container-title":"The Journal of Physical Chemistry B","id":"ITEM-1","issue":"42","issued":{"date-parts":[["2000","10","1"]]},"page":"9851-9858","title":"Surface and Electronic Structure of Titanium Dioxide Photocatalysts","type":"article-journal","volume":"104"},"uris":["http://www.mendeley.com/documents/?uuid=96459a05-64cf-4cbb-ab09-b07920e682ac"]}],"mendeley":{"formattedCitation":"[100]","plainTextFormattedCitation":"[100]","previouslyFormattedCitation":"[17]"},"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[100]</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Meaning that the electron generated by photon energy can be excited from the dopant gap state to the CB of the material instead of the VB edge of the semiconducting material as seen in Figure 6. </w:t>
      </w:r>
    </w:p>
    <w:p>
      <w:pPr>
        <w:pStyle w:val="Normal"/>
        <w:spacing w:lineRule="auto" w:line="480"/>
        <w:jc w:val="both"/>
        <w:rPr>
          <w:rFonts w:ascii="Times New Roman" w:hAnsi="Times New Roman" w:cs="Times New Roman"/>
          <w:sz w:val="24"/>
          <w:szCs w:val="24"/>
        </w:rPr>
      </w:pPr>
      <w:r>
        <w:rPr/>
        <w:drawing>
          <wp:inline distT="0" distB="0" distL="0" distR="0">
            <wp:extent cx="5067300" cy="2205990"/>
            <wp:effectExtent l="0" t="0" r="0" b="0"/>
            <wp:docPr id="9"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
                    <pic:cNvPicPr>
                      <a:picLocks noChangeAspect="1" noChangeArrowheads="1"/>
                    </pic:cNvPicPr>
                  </pic:nvPicPr>
                  <pic:blipFill>
                    <a:blip r:embed="rId10"/>
                    <a:stretch>
                      <a:fillRect/>
                    </a:stretch>
                  </pic:blipFill>
                  <pic:spPr bwMode="auto">
                    <a:xfrm>
                      <a:off x="0" y="0"/>
                      <a:ext cx="5067300" cy="2205990"/>
                    </a:xfrm>
                    <a:prstGeom prst="rect">
                      <a:avLst/>
                    </a:prstGeom>
                  </pic:spPr>
                </pic:pic>
              </a:graphicData>
            </a:graphic>
          </wp:inline>
        </w:drawing>
      </w:r>
      <w:r>
        <w:fldChar w:fldCharType="begin"/>
      </w:r>
      <w:r>
        <w:rPr/>
        <w:instrText>ADDIN CSL_CITATION {"citationItems":[{"id":"ITEM-1","itemData":{"DOI":"10.1007/s40820-017-0176-y","ISSN":"21505551","abstract":"Two-dimensional (2D) transition metal oxide and chalcogenide (TMO&amp;C)-based photocatalysts have recently attracted significant attention for addressing the current worldwide challenges of energy shortage and environmental pollution. The ultrahigh surface area and unconventional physiochemical, electronic and optical properties of 2D TMO&amp;Cs have been demonstrated to facilitate photocatalytic applications. This review provides a concise overview of properties, synthesis methods and applications of 2D TMO&amp;C-based photocatalysts. Particular attention is paid on the emerging strategies to improve the abilities of light harvesting and photoinduced charge separation for enhancing photocatalytic performances, which include elemental doping, surface functionalization as well as heterojunctions with semiconducting and conductive materials. The future opportunities regarding the research pathways of 2D TMO&amp;C-based photocatalysts are also presented. [Figure not available: see fulltext.].","author":[{"dropping-particle":"","family":"Haque","given":"Farjana","non-dropping-particle":"","parse-names":false,"suffix":""},{"dropping-particle":"","family":"Daeneke","given":"Torben","non-dropping-particle":"","parse-names":false,"suffix":""},{"dropping-particle":"","family":"Kalantar-zadeh","given":"Kourosh","non-dropping-particle":"","parse-names":false,"suffix":""},{"dropping-particle":"","family":"Ou","given":"Jian Zhen","non-dropping-particle":"","parse-names":false,"suffix":""}],"container-title":"Nano-Micro Letters","id":"ITEM-1","issue":"2","issued":{"date-parts":[["2018"]]},"page":"1-27","publisher":"Springer Berlin Heidelberg","title":"Two-Dimensional Transition Metal Oxide and Chalcogenide-Based Photocatalysts","type":"article-journal","volume":"10"},"uris":["http://www.mendeley.com/documents/?uuid=6989bfc8-6dc5-4971-b588-a3e2422614fb"]}],"mendeley":{"formattedCitation":"[71]","plainTextFormattedCitation":"[71]","previouslyFormattedCitation":"[18]"},"properties":{"noteIndex":0},"schema":"https://github.com/citation-style-language/schema/raw/master/csl-citation.json"}</w:instrText>
      </w:r>
      <w:r>
        <w:rPr/>
      </w:r>
      <w:r>
        <w:rPr/>
        <w:fldChar w:fldCharType="separate"/>
      </w:r>
      <w:r>
        <w:rPr/>
      </w:r>
      <w:r>
        <w:rPr>
          <w:rFonts w:cs="Times New Roman" w:ascii="Times New Roman" w:hAnsi="Times New Roman"/>
          <w:sz w:val="24"/>
          <w:szCs w:val="24"/>
        </w:rPr>
        <w:t>[71]</w:t>
      </w:r>
      <w:r>
        <w:rPr/>
      </w:r>
      <w:r>
        <w:rPr/>
        <w:fldChar w:fldCharType="end"/>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 xml:space="preserve">On the other hand, some properties such as the valence state and ionic radius of the host metal cation, play a major role in determining the occupied sites and electronic characteristics of the dopant in metal doping </w:t>
      </w:r>
      <w:r>
        <w:fldChar w:fldCharType="begin"/>
      </w:r>
      <w:r>
        <w:rPr>
          <w:sz w:val="24"/>
          <w:szCs w:val="24"/>
          <w:rFonts w:cs="Times New Roman" w:ascii="Times New Roman" w:hAnsi="Times New Roman"/>
        </w:rPr>
        <w:instrText>ADDIN CSL_CITATION {"citationItems":[{"id":"ITEM-1","itemData":{"DOI":"10.1007/s40820-017-0176-y","ISSN":"21505551","abstract":"Two-dimensional (2D) transition metal oxide and chalcogenide (TMO&amp;C)-based photocatalysts have recently attracted significant attention for addressing the current worldwide challenges of energy shortage and environmental pollution. The ultrahigh surface area and unconventional physiochemical, electronic and optical properties of 2D TMO&amp;Cs have been demonstrated to facilitate photocatalytic applications. This review provides a concise overview of properties, synthesis methods and applications of 2D TMO&amp;C-based photocatalysts. Particular attention is paid on the emerging strategies to improve the abilities of light harvesting and photoinduced charge separation for enhancing photocatalytic performances, which include elemental doping, surface functionalization as well as heterojunctions with semiconducting and conductive materials. The future opportunities regarding the research pathways of 2D TMO&amp;C-based photocatalysts are also presented. [Figure not available: see fulltext.].","author":[{"dropping-particle":"","family":"Haque","given":"Farjana","non-dropping-particle":"","parse-names":false,"suffix":""},{"dropping-particle":"","family":"Daeneke","given":"Torben","non-dropping-particle":"","parse-names":false,"suffix":""},{"dropping-particle":"","family":"Kalantar-zadeh","given":"Kourosh","non-dropping-particle":"","parse-names":false,"suffix":""},{"dropping-particle":"","family":"Ou","given":"Jian Zhen","non-dropping-particle":"","parse-names":false,"suffix":""}],"container-title":"Nano-Micro Letters","id":"ITEM-1","issue":"2","issued":{"date-parts":[["2018"]]},"page":"1-27","publisher":"Springer Berlin Heidelberg","title":"Two-Dimensional Transition Metal Oxide and Chalcogenide-Based Photocatalysts","type":"article-journal","volume":"10"},"uris":["http://www.mendeley.com/documents/?uuid=6989bfc8-6dc5-4971-b588-a3e2422614fb"]}],"mendeley":{"formattedCitation":"[71]","plainTextFormattedCitation":"[71]","previouslyFormattedCitation":"[18]"},"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[71]</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These dopants may influence the position of the Fermi level, surface properties and also conductivity within the matrix</w:t>
      </w:r>
      <w:r>
        <w:fldChar w:fldCharType="begin"/>
      </w:r>
      <w:r>
        <w:rPr>
          <w:sz w:val="24"/>
          <w:szCs w:val="24"/>
          <w:rFonts w:cs="Times New Roman" w:ascii="Times New Roman" w:hAnsi="Times New Roman"/>
        </w:rPr>
        <w:instrText>ADDIN CSL_CITATION {"citationItems":[{"id":"ITEM-1","itemData":{"DOI":"10.1021/la00015a010","ISSN":"0743-7463","author":[{"dropping-particle":"","family":"Serpone","given":"Nick","non-dropping-particle":"","parse-names":false,"suffix":""},{"dropping-particle":"","family":"Lawless","given":"Darren","non-dropping-particle":"","parse-names":false,"suffix":""},{"dropping-particle":"","family":"Disdier","given":"Jean","non-dropping-particle":"","parse-names":false,"suffix":""},{"dropping-particle":"","family":"Herrmann","given":"Jean-Marie","non-dropping-particle":"","parse-names":false,"suffix":""}],"container-title":"Langmuir","id":"ITEM-1","issue":"3","issued":{"date-parts":[["1994","3","1"]]},"page":"643-652","title":"Spectroscopic, Photoconductivity, and Photocatalytic Studies of TiO2 Colloids: Naked and with the Lattice Doped with Cr3+, Fe3+, and V5+ Cations","type":"article-journal","volume":"10"},"uris":["http://www.mendeley.com/documents/?uuid=d4902781-be43-4dec-b7da-35118037b60d"]}],"mendeley":{"formattedCitation":"[101]","plainTextFormattedCitation":"[101]","previouslyFormattedCitation":"[19]"},"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[101]</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Nevertheless, the dopant’s interaction with the host lattice often bring  about the emergence of a new energy levels which may be beyond or within the bandgap of TMCs </w:t>
      </w:r>
      <w:r>
        <w:fldChar w:fldCharType="begin"/>
      </w:r>
      <w:r>
        <w:rPr>
          <w:sz w:val="24"/>
          <w:szCs w:val="24"/>
          <w:rFonts w:cs="Times New Roman" w:ascii="Times New Roman" w:hAnsi="Times New Roman"/>
        </w:rPr>
        <w:instrText>ADDIN CSL_CITATION {"citationItems":[{"id":"ITEM-1","itemData":{"DOI":"10.1021/la00015a010","ISSN":"0743-7463","author":[{"dropping-particle":"","family":"Serpone","given":"Nick","non-dropping-particle":"","parse-names":false,"suffix":""},{"dropping-particle":"","family":"Lawless","given":"Darren","non-dropping-particle":"","parse-names":false,"suffix":""},{"dropping-particle":"","family":"Disdier","given":"Jean","non-dropping-particle":"","parse-names":false,"suffix":""},{"dropping-particle":"","family":"Herrmann","given":"Jean-Marie","non-dropping-particle":"","parse-names":false,"suffix":""}],"container-title":"Langmuir","id":"ITEM-1","issue":"3","issued":{"date-parts":[["1994","3","1"]]},"page":"643-652","title":"Spectroscopic, Photoconductivity, and Photocatalytic Studies of TiO2 Colloids: Naked and with the Lattice Doped with Cr3+, Fe3+, and V5+ Cations","type":"article-journal","volume":"10"},"uris":["http://www.mendeley.com/documents/?uuid=d4902781-be43-4dec-b7da-35118037b60d"]}],"mendeley":{"formattedCitation":"[101]","plainTextFormattedCitation":"[101]","previouslyFormattedCitation":"[19]"},"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[101]</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Hence, the photon absorption end can experience a red shift via the electronic transitions from the VB and/or to the CB as shown in Figure 6. In appropriate concentrations, both metal and non-metal dopant can facilitate charge separation by acting as a deep trap site for one type of charge carrier, and then allowing the other reach the desired redox reaction surface of the material</w:t>
      </w:r>
      <w:r>
        <w:fldChar w:fldCharType="begin"/>
      </w:r>
      <w:r>
        <w:rPr>
          <w:sz w:val="24"/>
          <w:szCs w:val="24"/>
          <w:rFonts w:cs="Times New Roman" w:ascii="Times New Roman" w:hAnsi="Times New Roman"/>
        </w:rPr>
        <w:instrText>ADDIN CSL_CITATION {"citationItems":[{"id":"ITEM-1","itemData":{"DOI":"10.1039/b821991e","ISSN":"0959-9428","abstract":"This feature article summarizes recent research on and development of semiconductor-based photocatalyst materials that are applicable to environmental remediation and/or chemical synthesis purposes. A wide variety of TiO 2 particles and/or films have been studied during the past 30 years because they are the most stable and powerful photocatalysts leading to the degradation of various organic pollutants. The photocatalytic performance of other semiconductor materials such as ZnO, SnO2, WO3, Fe2O3 and CdS has also been intensively investigated. A general limitation in the efficiency of any photocatalytic process is the recombination of the photogenerated charge carriers, i.e., of electrons and holes, following bandgap illumination. Considerable efforts have been made to suppress this recombination and hence to enhance the charge carrier separation and the overall efficiency by means of coupling of different semiconductors with desirable matching of their electronic band structures, or incorporation of noble metal nanoclusters onto the surface of semiconductor photocatalyst particles. Modification of the physicochemical properties, such as particle size, surface area, porosity and/or crystallinity of the semiconductor materials, and optimization of the experimental conditions, such as pH, illumination conditions and/or catalyst loading, during photocatalytic reactions have also been carefully addressed to achieve high reaction rates or yields. To utilize solar energy more efficiently, i.e., to extend the optical absorption of the mostly UV-sensitive photocatalysts into the visible light range, numerous research groups have contributed to the development of novel visible light active photocatalysts. With the application of semiconductors with narrower bandgaps such as CdS, Fe2O3 and WO3 being straightforward choices, doping of wide bandgap semiconductors like TiO 2 has been the most popular technique to enhance the catalysts' optical absorption abilities. Research on mixed-oxide-based semiconductor photocatalysts with deliberately modulated band structures has also attracted tremendous attention in the past decade, concentrating on, for example, the generation of H2 and/or O2 from H2O splitting, and the degradation of organic pollutants under visible light irradiation. Both theoretical calculations and experimental results have convincingly shown that the developed materials can serve as highly efficient photocatalysts that are both environmentally and eco…","author":[{"dropping-particle":"","family":"Zhang","given":"Huanjun","non-dropping-particle":"","parse-names":false,"suffix":""},{"dropping-particle":"","family":"Chen","given":"Guohua","non-dropping-particle":"","parse-names":false,"suffix":""},{"dropping-particle":"","family":"Bahnemann","given":"Detlef W.","non-dropping-particle":"","parse-names":false,"suffix":""}],"container-title":"Journal of Materials Chemistry","id":"ITEM-1","issue":"29","issued":{"date-parts":[["2009"]]},"page":"5089","title":"Photoelectrocatalytic materials for environmental applications","type":"article-journal","volume":"19"},"uris":["http://www.mendeley.com/documents/?uuid=f80459b6-75b7-4356-affd-163da1036894"]}],"mendeley":{"formattedCitation":"[98]","plainTextFormattedCitation":"[98]","previouslyFormattedCitation":"[15]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[98]</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Heterojunction formation using semiconductor/semiconductor material represents another significant architectural improvement for the photocatalytic performance of TMDs</w:t>
      </w:r>
      <w:r>
        <w:fldChar w:fldCharType="begin"/>
      </w:r>
      <w:r>
        <w:rPr>
          <w:sz w:val="24"/>
          <w:szCs w:val="24"/>
          <w:rFonts w:cs="Times New Roman" w:ascii="Times New Roman" w:hAnsi="Times New Roman"/>
        </w:rPr>
        <w:instrText>ADDIN CSL_CITATION {"citationItems":[{"id":"ITEM-1","itemData":{"DOI":"10.1039/c2cs35355e","ISSN":"14604744","abstract":"There is increasing interest in developing artificial systems that can mimic natural photosynthesis to directly harvest and convert solar energy into usable or storable energy resources. Photocatalysis, in which solar photons are used to drive redox reactions to produce chemical fuel, is the central process to achieve this goal. Despite significant efforts to date, a practically viable photocatalyst with sufficient efficiency, stability and low cost is yet to be demonstrated. It is often difficult to simultaneously achieve these different performance metrics with a single material component. The heterogeneous photocatalysts with multiple integrated functional components could combine the advantages of different components to overcome the drawbacks of single component photocatalysts. A wide range of heterostructures, including metal/semiconductor, semiconductor/semiconductor, molecule/semiconductor and multi-heteronanostructures, have been explored for improved photocatalysts by increasing the light absorption, promoting the charge separation and transportation, enhancing the redox catalytic activity and prolonging the functional life-time. The present review gives a concise overview of heterogeneous photocatalysts with a focus on the relationship between the structural architecture and the photocatalytic activity and stability. © 2013 The Royal Society of Chemistry.","author":[{"dropping-particle":"","family":"Qu","given":"Yongquan","non-dropping-particle":"","parse-names":false,"suffix":""},{"dropping-particle":"","family":"Duan","given":"Xiangfeng","non-dropping-particle":"","parse-names":false,"suffix":""}],"container-title":"Chemical Society Reviews","id":"ITEM-1","issue":"7","issued":{"date-parts":[["2013"]]},"page":"2568-2580","title":"Progress, challenge and perspective of heterogeneous photocatalysts","type":"article-journal","volume":"42"},"uris":["http://www.mendeley.com/documents/?uuid=ce6b5114-d6c5-4ed4-8a14-f0a938903c84"]}],"mendeley":{"formattedCitation":"[49]","plainTextFormattedCitation":"[49]","previouslyFormattedCitation":"[20]"},"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[49]</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The fast recombination of photogenerated charge carriers in many individuals 2D TMDs have limited their light-harvesting potential. Hence, fabricating a 2D TMDs-based heterojunction with an appropriate semiconductor has been found to adequately address this drawback </w:t>
      </w:r>
      <w:r>
        <w:fldChar w:fldCharType="begin"/>
      </w:r>
      <w:r>
        <w:rPr>
          <w:sz w:val="24"/>
          <w:szCs w:val="24"/>
          <w:rFonts w:cs="Times New Roman" w:ascii="Times New Roman" w:hAnsi="Times New Roman"/>
        </w:rPr>
        <w:instrText>ADDIN CSL_CITATION {"citationItems":[{"id":"ITEM-1","itemData":{"DOI":"10.1007/s40820-017-0176-y","ISSN":"21505551","abstract":"Two-dimensional (2D) transition metal oxide and chalcogenide (TMO&amp;C)-based photocatalysts have recently attracted significant attention for addressing the current worldwide challenges of energy shortage and environmental pollution. The ultrahigh surface area and unconventional physiochemical, electronic and optical properties of 2D TMO&amp;Cs have been demonstrated to facilitate photocatalytic applications. This review provides a concise overview of properties, synthesis methods and applications of 2D TMO&amp;C-based photocatalysts. Particular attention is paid on the emerging strategies to improve the abilities of light harvesting and photoinduced charge separation for enhancing photocatalytic performances, which include elemental doping, surface functionalization as well as heterojunctions with semiconducting and conductive materials. The future opportunities regarding the research pathways of 2D TMO&amp;C-based photocatalysts are also presented. [Figure not available: see fulltext.].","author":[{"dropping-particle":"","family":"Haque","given":"Farjana","non-dropping-particle":"","parse-names":false,"suffix":""},{"dropping-particle":"","family":"Daeneke","given":"Torben","non-dropping-particle":"","parse-names":false,"suffix":""},{"dropping-particle":"","family":"Kalantar-zadeh","given":"Kourosh","non-dropping-particle":"","parse-names":false,"suffix":""},{"dropping-particle":"","family":"Ou","given":"Jian Zhen","non-dropping-particle":"","parse-names":false,"suffix":""}],"container-title":"Nano-Micro Letters","id":"ITEM-1","issue":"2","issued":{"date-parts":[["2018"]]},"page":"1-27","publisher":"Springer Berlin Heidelberg","title":"Two-Dimensional Transition Metal Oxide and Chalcogenide-Based Photocatalysts","type":"article-journal","volume":"10"},"uris":["http://www.mendeley.com/documents/?uuid=6989bfc8-6dc5-4971-b588-a3e2422614fb"]}],"mendeley":{"formattedCitation":"[71]","plainTextFormattedCitation":"[71]","previouslyFormattedCitation":"[18]"},"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[71]</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The use of a semiconductor with matching CB and VB energetic levels of the 2D TMDs can effectively mitigate recombination by producing a suitable pathway for the photogenerated charge carriers from one another</w:t>
      </w:r>
      <w:r>
        <w:fldChar w:fldCharType="begin"/>
      </w:r>
      <w:r>
        <w:rPr>
          <w:sz w:val="24"/>
          <w:szCs w:val="24"/>
          <w:rFonts w:cs="Times New Roman" w:ascii="Times New Roman" w:hAnsi="Times New Roman"/>
        </w:rPr>
        <w:instrText>ADDIN CSL_CITATION {"citationItems":[{"id":"ITEM-1","itemData":{"DOI":"10.1007/s40820-017-0176-y","ISSN":"21505551","abstract":"Two-dimensional (2D) transition metal oxide and chalcogenide (TMO&amp;C)-based photocatalysts have recently attracted significant attention for addressing the current worldwide challenges of energy shortage and environmental pollution. The ultrahigh surface area and unconventional physiochemical, electronic and optical properties of 2D TMO&amp;Cs have been demonstrated to facilitate photocatalytic applications. This review provides a concise overview of properties, synthesis methods and applications of 2D TMO&amp;C-based photocatalysts. Particular attention is paid on the emerging strategies to improve the abilities of light harvesting and photoinduced charge separation for enhancing photocatalytic performances, which include elemental doping, surface functionalization as well as heterojunctions with semiconducting and conductive materials. The future opportunities regarding the research pathways of 2D TMO&amp;C-based photocatalysts are also presented. [Figure not available: see fulltext.].","author":[{"dropping-particle":"","family":"Haque","given":"Farjana","non-dropping-particle":"","parse-names":false,"suffix":""},{"dropping-particle":"","family":"Daeneke","given":"Torben","non-dropping-particle":"","parse-names":false,"suffix":""},{"dropping-particle":"","family":"Kalantar-zadeh","given":"Kourosh","non-dropping-particle":"","parse-names":false,"suffix":""},{"dropping-particle":"","family":"Ou","given":"Jian Zhen","non-dropping-particle":"","parse-names":false,"suffix":""}],"container-title":"Nano-Micro Letters","id":"ITEM-1","issue":"2","issued":{"date-parts":[["2018"]]},"page":"1-27","publisher":"Springer Berlin Heidelberg","title":"Two-Dimensional Transition Metal Oxide and Chalcogenide-Based Photocatalysts","type":"article-journal","volume":"10"},"uris":["http://www.mendeley.com/documents/?uuid=6989bfc8-6dc5-4971-b588-a3e2422614fb"]}],"mendeley":{"formattedCitation":"[71]","plainTextFormattedCitation":"[71]","previouslyFormattedCitation":"[18]"},"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[71]</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The most prominent of the approaches used in heterojunction is the Type II band presented in Figure 4, which involves the transfer of photogenerated electrons from a more positive to the less positive CB edge one, while photogenerated holes move from the more negative edge to the less negative VB. This phenomenon leads the spatial charge carrier separation</w:t>
      </w:r>
      <w:r>
        <w:fldChar w:fldCharType="begin"/>
      </w:r>
      <w:r>
        <w:rPr>
          <w:sz w:val="24"/>
          <w:szCs w:val="24"/>
          <w:rFonts w:cs="Times New Roman" w:ascii="Times New Roman" w:hAnsi="Times New Roman"/>
        </w:rPr>
        <w:instrText>ADDIN CSL_CITATION {"citationItems":[{"id":"ITEM-1","itemData":{"DOI":"10.3390/molecules21070900","ISSN":"14203049","PMID":"27409596","abstract":"Photocatalytic water splitting using sunlight is a promising technology capable of providing high energy yield without pollutant byproducts. Herein, we review various aspects of this technology including chemical reactions, physiochemical conditions and photocatalyst types such as metal oxides, sulfides, nitrides, nanocomposites, and doped materials followed by recent advances in computational modeling of photoactive materials. As the best-known catalyst for photocatalytic hydrogen and oxygen evolution, TiO2 is discussed in a separate section, along with its challenges such as the wide band gap, large overpotential for hydrogen evolution, and rapid recombination of produced electron-hole pairs. Various approaches are addressed to overcome these shortcomings, such as doping with different elements, heterojunction catalysts, noble metal deposition, and surface modification. Development of a photocatalytic corrosion resistant, visible light absorbing, defect-tuned material with small particle size is the key to complete the sunlight to hydrogen cycle efficiently. Computational studies have opened new avenues to understand and predict the electronic density of states and band structure of advanced materials and could pave the way for the rational design of efficient photocatalysts for water splitting. Future directions are focused on developing innovative junction architectures, novel synthesis methods and optimizing the existing active materials to enhance charge transfer, visible light absorption, reducing the gas evolution overpotential and maintaining chemical and physical stability.","author":[{"dropping-particle":"","family":"Jafari","given":"Tahereh","non-dropping-particle":"","parse-names":false,"suffix":""},{"dropping-particle":"","family":"Moharreri","given":"Ehsan","non-dropping-particle":"","parse-names":false,"suffix":""},{"dropping-particle":"","family":"Amin","given":"Alireza Shirazi","non-dropping-particle":"","parse-names":false,"suffix":""},{"dropping-particle":"","family":"Miao","given":"Ran","non-dropping-particle":"","parse-names":false,"suffix":""},{"dropping-particle":"","family":"Song","given":"Wenqiao","non-dropping-particle":"","parse-names":false,"suffix":""},{"dropping-particle":"","family":"Suib","given":"Steven L.","non-dropping-particle":"","parse-names":false,"suffix":""}],"container-title":"Molecules","id":"ITEM-1","issue":"7","issued":{"date-parts":[["2016"]]},"title":"Photocatalytic water splitting - The untamed dream: A review of recent advances","type":"article-journal","volume":"21"},"uris":["http://www.mendeley.com/documents/?uuid=dd0cea6c-1477-437a-b514-0b48ff97fc4d"]}],"mendeley":{"formattedCitation":"[102]","plainTextFormattedCitation":"[102]","previouslyFormattedCitation":"[21]"},"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[102]</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However, this process depends on factors like crystallinity and defect density, which can appreciably influence the coupling efficiency by altering the band structures of the materials </w:t>
      </w:r>
      <w:r>
        <w:fldChar w:fldCharType="begin"/>
      </w:r>
      <w:r>
        <w:rPr>
          <w:sz w:val="24"/>
          <w:szCs w:val="24"/>
          <w:rFonts w:cs="Times New Roman" w:ascii="Times New Roman" w:hAnsi="Times New Roman"/>
        </w:rPr>
        <w:instrText>ADDIN CSL_CITATION {"citationItems":[{"id":"ITEM-1","itemData":{"DOI":"10.1039/b821991e","ISSN":"0959-9428","abstract":"This feature article summarizes recent research on and development of semiconductor-based photocatalyst materials that are applicable to environmental remediation and/or chemical synthesis purposes. A wide variety of TiO 2 particles and/or films have been studied during the past 30 years because they are the most stable and powerful photocatalysts leading to the degradation of various organic pollutants. The photocatalytic performance of other semiconductor materials such as ZnO, SnO2, WO3, Fe2O3 and CdS has also been intensively investigated. A general limitation in the efficiency of any photocatalytic process is the recombination of the photogenerated charge carriers, i.e., of electrons and holes, following bandgap illumination. Considerable efforts have been made to suppress this recombination and hence to enhance the charge carrier separation and the overall efficiency by means of coupling of different semiconductors with desirable matching of their electronic band structures, or incorporation of noble metal nanoclusters onto the surface of semiconductor photocatalyst particles. Modification of the physicochemical properties, such as particle size, surface area, porosity and/or crystallinity of the semiconductor materials, and optimization of the experimental conditions, such as pH, illumination conditions and/or catalyst loading, during photocatalytic reactions have also been carefully addressed to achieve high reaction rates or yields. To utilize solar energy more efficiently, i.e., to extend the optical absorption of the mostly UV-sensitive photocatalysts into the visible light range, numerous research groups have contributed to the development of novel visible light active photocatalysts. With the application of semiconductors with narrower bandgaps such as CdS, Fe2O3 and WO3 being straightforward choices, doping of wide bandgap semiconductors like TiO 2 has been the most popular technique to enhance the catalysts' optical absorption abilities. Research on mixed-oxide-based semiconductor photocatalysts with deliberately modulated band structures has also attracted tremendous attention in the past decade, concentrating on, for example, the generation of H2 and/or O2 from H2O splitting, and the degradation of organic pollutants under visible light irradiation. Both theoretical calculations and experimental results have convincingly shown that the developed materials can serve as highly efficient photocatalysts that are both environmentally and eco…","author":[{"dropping-particle":"","family":"Zhang","given":"Huanjun","non-dropping-particle":"","parse-names":false,"suffix":""},{"dropping-particle":"","family":"Chen","given":"Guohua","non-dropping-particle":"","parse-names":false,"suffix":""},{"dropping-particle":"","family":"Bahnemann","given":"Detlef W.","non-dropping-particle":"","parse-names":false,"suffix":""}],"container-title":"Journal of Materials Chemistry","id":"ITEM-1","issue":"29","issued":{"date-parts":[["2009"]]},"page":"5089","title":"Photoelectrocatalytic materials for environmental applications","type":"article-journal","volume":"19"},"uris":["http://www.mendeley.com/documents/?uuid=f80459b6-75b7-4356-affd-163da1036894"]}],"mendeley":{"formattedCitation":"[98]","plainTextFormattedCitation":"[98]","previouslyFormattedCitation":"[15]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[98]</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In addition, the size and dimensionality of the coupled semiconductor materials may play a major role in the hetero-interfacial contacts </w:t>
      </w:r>
      <w:r>
        <w:fldChar w:fldCharType="begin"/>
      </w:r>
      <w:r>
        <w:rPr>
          <w:sz w:val="24"/>
          <w:szCs w:val="24"/>
          <w:rFonts w:cs="Times New Roman" w:ascii="Times New Roman" w:hAnsi="Times New Roman"/>
        </w:rPr>
        <w:instrText>ADDIN CSL_CITATION {"citationItems":[{"id":"ITEM-1","itemData":{"DOI":"10.1016/j.nantod.2013.12.002","ISSN":"1878044X","abstract":"In view of the worldwide energy challenge in the 21st century, the technology of semiconductor-based photoelectrochemical (PEC) water splitting has received considerable attention as an alternative approach for solar energy harvesting and storage. The performance of advanced PEC devices is fundamentally related to the semiconductor photoelectrode design at the nanoscale. Among various architectures, two-dimensional (2D) nanosheets with thickness generally below 100 nm hold great promise for highly efficient PEC water splitting. Hence, this article mainly provides a comprehensive review of current research efforts that focus on the scientific and technological possibilities of using 2D nanosheets to fabricate efficient photoelectrodes for PEC water splitting, followed by a concise overview of the state-of-the-art progress of 2D nanosheets, where we also present a discussion of how to overcome the challenges that have prevented realizing the full potential of 2D nanosheets. Particular attention is paid on two major approaches. One is to align nanosheets directly on the substrate to maximize the morphological advantages of 2D nanosheets. The other is to further reduce the thickness of common 2D nanosheets to single or a few atomic layers aiming at regulating the intrinsic physical and chemical properties for PEC water splitting. Both of the approaches have led to excellent improvements on PEC performance and greatly broaden the knowledge about where and how the existing semiconductor materials can be used in solar energy-related applications. It is hence envisioned that 2D nanosheets can offer wide opportunities and perspectives on the directions toward high-efficiency solar energy conversion. © 2013 Elsevier Ltd.","author":[{"dropping-particle":"","family":"Zhou","given":"Min","non-dropping-particle":"","parse-names":false,"suffix":""},{"dropping-particle":"","family":"Lou","given":"Xiong Wen","non-dropping-particle":"","parse-names":false,"suffix":""},{"dropping-particle":"","family":"Xie","given":"Yi","non-dropping-particle":"","parse-names":false,"suffix":""}],"container-title":"Nano Today","id":"ITEM-1","issue":"6","issued":{"date-parts":[["2013"]]},"page":"598-618","publisher":"Elsevier Ltd","title":"Two-dimensional nanosheets for photoelectrochemical water splitting: Possibilities and opportunities","type":"article-journal","volume":"8"},"uris":["http://www.mendeley.com/documents/?uuid=9a1c844d-c293-4811-b180-b7c3ddb8ba80"]}],"mendeley":{"formattedCitation":"[103]","plainTextFormattedCitation":"[103]","previouslyFormattedCitation":"[22]"},"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[103]</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Specifically, 2D-2D heterostructures have been found to possess better stability and coupling heterointerfaces because of the short exciton diffusion length and the large contact surface in the contact that makes the transfer and separation of photoexcited pairs easier compared to the 2D/low dimensional counterpart</w:t>
      </w:r>
      <w:r>
        <w:fldChar w:fldCharType="begin"/>
      </w:r>
      <w:r>
        <w:rPr>
          <w:sz w:val="24"/>
          <w:szCs w:val="24"/>
          <w:rFonts w:cs="Times New Roman" w:ascii="Times New Roman" w:hAnsi="Times New Roman"/>
        </w:rPr>
        <w:instrText>ADDIN CSL_CITATION {"citationItems":[{"id":"ITEM-1","itemData":{"DOI":"10.1016/j.nantod.2013.12.002","ISSN":"1878044X","abstract":"In view of the worldwide energy challenge in the 21st century, the technology of semiconductor-based photoelectrochemical (PEC) water splitting has received considerable attention as an alternative approach for solar energy harvesting and storage. The performance of advanced PEC devices is fundamentally related to the semiconductor photoelectrode design at the nanoscale. Among various architectures, two-dimensional (2D) nanosheets with thickness generally below 100 nm hold great promise for highly efficient PEC water splitting. Hence, this article mainly provides a comprehensive review of current research efforts that focus on the scientific and technological possibilities of using 2D nanosheets to fabricate efficient photoelectrodes for PEC water splitting, followed by a concise overview of the state-of-the-art progress of 2D nanosheets, where we also present a discussion of how to overcome the challenges that have prevented realizing the full potential of 2D nanosheets. Particular attention is paid on two major approaches. One is to align nanosheets directly on the substrate to maximize the morphological advantages of 2D nanosheets. The other is to further reduce the thickness of common 2D nanosheets to single or a few atomic layers aiming at regulating the intrinsic physical and chemical properties for PEC water splitting. Both of the approaches have led to excellent improvements on PEC performance and greatly broaden the knowledge about where and how the existing semiconductor materials can be used in solar energy-related applications. It is hence envisioned that 2D nanosheets can offer wide opportunities and perspectives on the directions toward high-efficiency solar energy conversion. © 2013 Elsevier Ltd.","author":[{"dropping-particle":"","family":"Zhou","given":"Min","non-dropping-particle":"","parse-names":false,"suffix":""},{"dropping-particle":"","family":"Lou","given":"Xiong Wen","non-dropping-particle":"","parse-names":false,"suffix":""},{"dropping-particle":"","family":"Xie","given":"Yi","non-dropping-particle":"","parse-names":false,"suffix":""}],"container-title":"Nano Today","id":"ITEM-1","issue":"6","issued":{"date-parts":[["2013"]]},"page":"598-618","publisher":"Elsevier Ltd","title":"Two-dimensional nanosheets for photoelectrochemical water splitting: Possibilities and opportunities","type":"article-journal","volume":"8"},"uris":["http://www.mendeley.com/documents/?uuid=9a1c844d-c293-4811-b180-b7c3ddb8ba80"]}],"mendeley":{"formattedCitation":"[103]","plainTextFormattedCitation":"[103]","previouslyFormattedCitation":"[22]"},"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[103]</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Nonetheless, not many studies have been done on the 2D-2D semiconducting heterojunctions with type II band alignment </w:t>
      </w:r>
      <w:r>
        <w:fldChar w:fldCharType="begin"/>
      </w:r>
      <w:r>
        <w:rPr>
          <w:sz w:val="24"/>
          <w:szCs w:val="24"/>
          <w:rFonts w:cs="Times New Roman" w:ascii="Times New Roman" w:hAnsi="Times New Roman"/>
        </w:rPr>
        <w:instrText>ADDIN CSL_CITATION {"citationItems":[{"id":"ITEM-1","itemData":{"DOI":"10.1007/s40820-017-0176-y","ISSN":"21505551","abstract":"Two-dimensional (2D) transition metal oxide and chalcogenide (TMO&amp;C)-based photocatalysts have recently attracted significant attention for addressing the current worldwide challenges of energy shortage and environmental pollution. The ultrahigh surface area and unconventional physiochemical, electronic and optical properties of 2D TMO&amp;Cs have been demonstrated to facilitate photocatalytic applications. This review provides a concise overview of properties, synthesis methods and applications of 2D TMO&amp;C-based photocatalysts. Particular attention is paid on the emerging strategies to improve the abilities of light harvesting and photoinduced charge separation for enhancing photocatalytic performances, which include elemental doping, surface functionalization as well as heterojunctions with semiconducting and conductive materials. The future opportunities regarding the research pathways of 2D TMO&amp;C-based photocatalysts are also presented. [Figure not available: see fulltext.].","author":[{"dropping-particle":"","family":"Haque","given":"Farjana","non-dropping-particle":"","parse-names":false,"suffix":""},{"dropping-particle":"","family":"Daeneke","given":"Torben","non-dropping-particle":"","parse-names":false,"suffix":""},{"dropping-particle":"","family":"Kalantar-zadeh","given":"Kourosh","non-dropping-particle":"","parse-names":false,"suffix":""},{"dropping-particle":"","family":"Ou","given":"Jian Zhen","non-dropping-particle":"","parse-names":false,"suffix":""}],"container-title":"Nano-Micro Letters","id":"ITEM-1","issue":"2","issued":{"date-parts":[["2018"]]},"page":"1-27","publisher":"Springer Berlin Heidelberg","title":"Two-Dimensional Transition Metal Oxide and Chalcogenide-Based Photocatalysts","type":"article-journal","volume":"10"},"uris":["http://www.mendeley.com/documents/?uuid=6989bfc8-6dc5-4971-b588-a3e2422614fb"]}],"mendeley":{"formattedCitation":"[71]","plainTextFormattedCitation":"[71]","previouslyFormattedCitation":"[18]"},"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[71]</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w:t>
      </w:r>
    </w:p>
    <w:p>
      <w:pPr>
        <w:pStyle w:val="Normal"/>
        <w:spacing w:lineRule="auto" w:line="480"/>
        <w:jc w:val="both"/>
        <w:rPr>
          <w:rFonts w:ascii="Times New Roman" w:hAnsi="Times New Roman" w:cs="Times New Roman"/>
          <w:sz w:val="24"/>
          <w:szCs w:val="24"/>
        </w:rPr>
      </w:pPr>
      <w:r>
        <w:rPr/>
        <w:drawing>
          <wp:inline distT="0" distB="0" distL="0" distR="0">
            <wp:extent cx="4162425" cy="2691130"/>
            <wp:effectExtent l="0" t="0" r="0" b="0"/>
            <wp:docPr id="10"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
                    <pic:cNvPicPr>
                      <a:picLocks noChangeAspect="1" noChangeArrowheads="1"/>
                    </pic:cNvPicPr>
                  </pic:nvPicPr>
                  <pic:blipFill>
                    <a:blip r:embed="rId11"/>
                    <a:stretch>
                      <a:fillRect/>
                    </a:stretch>
                  </pic:blipFill>
                  <pic:spPr bwMode="auto">
                    <a:xfrm>
                      <a:off x="0" y="0"/>
                      <a:ext cx="4162425" cy="2691130"/>
                    </a:xfrm>
                    <a:prstGeom prst="rect">
                      <a:avLst/>
                    </a:prstGeom>
                  </pic:spPr>
                </pic:pic>
              </a:graphicData>
            </a:graphic>
          </wp:inline>
        </w:drawing>
      </w:r>
    </w:p>
    <w:p>
      <w:pPr>
        <w:pStyle w:val="Normal"/>
        <w:spacing w:lineRule="auto" w:line="480"/>
        <w:jc w:val="both"/>
        <w:rPr>
          <w:rFonts w:ascii="Times New Roman" w:hAnsi="Times New Roman" w:cs="Times New Roman"/>
          <w:b/>
          <w:b/>
          <w:bCs/>
          <w:sz w:val="24"/>
          <w:szCs w:val="24"/>
        </w:rPr>
      </w:pPr>
      <w:r>
        <w:rPr>
          <w:rFonts w:cs="Times New Roman" w:ascii="Times New Roman" w:hAnsi="Times New Roman"/>
          <w:b/>
          <w:bCs/>
          <w:sz w:val="24"/>
          <w:szCs w:val="24"/>
        </w:rPr>
        <w:t>3.4 Synthesis of Transition metal dichalcogenides (TMDs)</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Generally, the transition metal dichalcogenides have been found to possess three layers: the middle layer of the transition metal atoms sandwiched between the top and bottom layers of chalcogenide atoms</w:t>
      </w:r>
      <w:r>
        <w:fldChar w:fldCharType="begin"/>
      </w:r>
      <w:r>
        <w:rPr>
          <w:sz w:val="24"/>
          <w:szCs w:val="24"/>
          <w:rFonts w:cs="Times New Roman" w:ascii="Times New Roman" w:hAnsi="Times New Roman"/>
        </w:rPr>
        <w:instrText>ADDIN CSL_CITATION {"citationItems":[{"id":"ITEM-1","itemData":{"DOI":"10.1016/C2018-0-02288-4","ISBN":"9780128184752","abstract":"De la bataille de Poitiers aux croisades, des échanges intellectuels du Moyen Age à l'orientalisme, de la colonisation à la guerre d'Algérie jusqu'aux débats actuels sur l'immigration, plus de soixante-dix spécialistes, historiens ou grands témoins retracent treize siècles d'une histoire politique, sociale et culturelle tumultueuse et captivante. \" C'est l'histoire culturelle qui domine ici, écrit Jacques Le Goff dans sa préface, et plus largement une histoire de l'imaginaire qui nous livre les fluctuations de l'image de l'Autre... Il s'agit de faire passer le musulman de la situation d'Autre à celle de concitoyen à part entière. Il reste sans doute un long chemin à parcourir, et l'éclairage de l'histoire depuis le Moyen Age y est nécessaire. \" Un ouvrage de référence unique, passionnant et richement illustré.","author":[{"dropping-particle":"","family":"Yang","given":"Eui-Hyeok","non-dropping-particle":"","parse-names":false,"suffix":""},{"dropping-particle":"","family":"Datta","given":"Dibakar","non-dropping-particle":"","parse-names":false,"suffix":""},{"dropping-particle":"","family":"Ding","given":"Junjun","non-dropping-particle":"","parse-names":false,"suffix":""},{"dropping-particle":"","family":"Hader","given":"Grzegorz","non-dropping-particle":"","parse-names":false,"suffix":""}],"editor":[{"dropping-particle":"","family":"Eui-Hyeok Yang","given":"","non-dropping-particle":"","parse-names":false,"suffix":""}],"id":"ITEM-1","issue":"December","issued":{"date-parts":[["2020"]]},"number-of-pages":"1-6","publisher":"Elsevier","title":"Synthesis, Modeling, and Characterization of 2D Materials, and Their Heterostructures","type":"book","volume":"1999"},"uris":["http://www.mendeley.com/documents/?uuid=d1284485-08aa-4e7c-919e-33bac990401a"]}],"mendeley":{"formattedCitation":"[104]","plainTextFormattedCitation":"[104]","previouslyFormattedCitation":"[23]"},"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[104]</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When thinned from their bulk to monolayer, these materials, such as MoS2, WS2, MoSe2, and WSe2, change their bandgap from indirect to direct bandgap</w:t>
      </w:r>
      <w:r>
        <w:fldChar w:fldCharType="begin"/>
      </w:r>
      <w:r>
        <w:rPr>
          <w:sz w:val="24"/>
          <w:szCs w:val="24"/>
          <w:rFonts w:cs="Times New Roman" w:ascii="Times New Roman" w:hAnsi="Times New Roman"/>
        </w:rPr>
        <w:instrText>ADDIN CSL_CITATION {"citationItems":[{"id":"ITEM-1","itemData":{"DOI":"10.1021/nl5045007","ISSN":"1530-6984","author":[{"dropping-particle":"","family":"Lezama","given":"Ignacio Gutiérrez","non-dropping-particle":"","parse-names":false,"suffix":""},{"dropping-particle":"","family":"Arora","given":"Ashish","non-dropping-particle":"","parse-names":false,"suffix":""},{"dropping-particle":"","family":"Ubaldini","given":"Alberto","non-dropping-particle":"","parse-names":false,"suffix":""},{"dropping-particle":"","family":"Barreteau","given":"Céline","non-dropping-particle":"","parse-names":false,"suffix":""},{"dropping-particle":"","family":"Giannini","given":"Enrico","non-dropping-particle":"","parse-names":false,"suffix":""},{"dropping-particle":"","family":"Potemski","given":"Marek","non-dropping-particle":"","parse-names":false,"suffix":""},{"dropping-particle":"","family":"Morpurgo","given":"Alberto F.","non-dropping-particle":"","parse-names":false,"suffix":""}],"container-title":"Nano Letters","id":"ITEM-1","issue":"4","issued":{"date-parts":[["2015","4","8"]]},"page":"2336-2342","title":"Indirect-to-Direct Band Gap Crossover in Few-Layer MoTe 2","type":"article-journal","volume":"15"},"uris":["http://www.mendeley.com/documents/?uuid=e6a77645-6ea8-44d8-a1bf-f0a2a43fc4f1"]},{"id":"ITEM-2","itemData":{"DOI":"10.1103/PhysRevLett.105.136805","ISSN":"0031-9007","author":[{"dropping-particle":"","family":"Mak","given":"Kin Fai","non-dropping-particle":"","parse-names":false,"suffix":""},{"dropping-particle":"","family":"Lee","given":"Changgu","non-dropping-particle":"","parse-names":false,"suffix":""},{"dropping-particle":"","family":"Hone","given":"James","non-dropping-particle":"","parse-names":false,"suffix":""},{"dropping-particle":"","family":"Shan","given":"Jie","non-dropping-particle":"","parse-names":false,"suffix":""},{"dropping-particle":"","family":"Heinz","given":"Tony F.","non-dropping-particle":"","parse-names":false,"suffix":""}],"container-title":"Physical Review Letters","id":"ITEM-2","issue":"13","issued":{"date-parts":[["2010","9","24"]]},"page":"136805","title":"Atomically Thin MoS₂: A New Direct-Gap Semiconductor","type":"article-journal","volume":"105"},"uris":["http://www.mendeley.com/documents/?uuid=6ccd5b79-c58e-4074-a679-77ad45d0efbf"]},{"id":"ITEM-3","itemData":{"DOI":"10.1038/nnano.2013.277","ISSN":"1748-3395","abstract":"Quantum systems in confined geometries are host to novel physical phenomena. Examples include quantum Hall systems in semiconductors1 and Dirac electrons in graphene2. Interest in such systems has also been intensified by the recent discovery of a large enhancement in photoluminescence quantum efficiency3,4,5,6,7 and a potential route to valleytronics6,7,8 in atomically thin layers of transition metal dichalcogenides, MX2 (M = Mo, W; X = S, Se, Te), which are closely related to the indirect-to-direct bandgap transition in monolayers9,10,11,12. Here, we report the first direct observation of the transition from indirect to direct bandgap in monolayer samples by using angle-resolved photoemission spectroscopy on high-quality thin films of MoSe2 with variable thickness, grown by molecular beam epitaxy. The band structure measured experimentally indicates a stronger tendency of monolayer MoSe2 towards a direct bandgap, as well as a larger gap size, than theoretically predicted. Moreover, our finding of a significant spin-splitting of ∼180 meV at the valence band maximum of a monolayer MoSe2 film could expand its possible application to spintronic devices.","author":[{"dropping-particle":"","family":"Zhang","given":"Yi","non-dropping-particle":"","parse-names":false,"suffix":""},{"dropping-particle":"","family":"Chang","given":"Tay-Rong","non-dropping-particle":"","parse-names":false,"suffix":""},{"dropping-particle":"","family":"Zhou","given":"Bo","non-dropping-particle":"","parse-names":false,"suffix":""},{"dropping-particle":"","family":"Cui","given":"Yong-Tao","non-dropping-particle":"","parse-names":false,"suffix":""},{"dropping-particle":"","family":"Yan","given":"Hao","non-dropping-particle":"","parse-names":false,"suffix":""},{"dropping-particle":"","family":"Liu","given":"Zhongkai","non-dropping-particle":"","parse-names":false,"suffix":""},{"dropping-particle":"","family":"Schmitt","given":"Felix","non-dropping-particle":"","parse-names":false,"suffix":""},{"dropping-particle":"","family":"Lee","given":"James","non-dropping-particle":"","parse-names":false,"suffix":""},{"dropping-particle":"","family":"Moore","given":"Rob","non-dropping-particle":"","parse-names":false,"suffix":""},{"dropping-particle":"","family":"Chen","given":"Yulin","non-dropping-particle":"","parse-names":false,"suffix":""},{"dropping-particle":"","family":"Lin","given":"Hsin","non-dropping-particle":"","parse-names":false,"suffix":""},{"dropping-particle":"","family":"Jeng","given":"Horng-Tay","non-dropping-particle":"","parse-names":false,"suffix":""},{"dropping-particle":"","family":"Mo","given":"Sung-Kwan","non-dropping-particle":"","parse-names":false,"suffix":""},{"dropping-particle":"","family":"Hussain","given":"Zahid","non-dropping-particle":"","parse-names":false,"suffix":""},{"dropping-particle":"","family":"Bansil","given":"Arun","non-dropping-particle":"","parse-names":false,"suffix":""},{"dropping-particle":"","family":"Shen","given":"Zhi-Xun","non-dropping-particle":"","parse-names":false,"suffix":""}],"container-title":"Nature Nanotechnology","id":"ITEM-3","issue":"2","issued":{"date-parts":[["2014"]]},"page":"111-115","title":"Direct observation of the transition from indirect to direct bandgap in atomically thin epitaxial MoSe2","type":"article-journal","volume":"9"},"uris":["http://www.mendeley.com/documents/?uuid=a4479e3c-0d29-4408-8c3e-181090e62976"]}],"mendeley":{"formattedCitation":"[105–107]","plainTextFormattedCitation":"[105–107]","previouslyFormattedCitation":"[24–26]"},"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[105–107]</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They possess bandgap energy between 1 and 2 eV </w:t>
      </w:r>
      <w:r>
        <w:fldChar w:fldCharType="begin"/>
      </w:r>
      <w:r>
        <w:rPr>
          <w:sz w:val="24"/>
          <w:szCs w:val="24"/>
          <w:rFonts w:cs="Times New Roman" w:ascii="Times New Roman" w:hAnsi="Times New Roman"/>
        </w:rPr>
        <w:instrText>ADDIN CSL_CITATION {"citationItems":[{"id":"ITEM-1","itemData":{"DOI":"10.1063/1.4774090","ISSN":"0003-6951","author":[{"dropping-particle":"","family":"Kang","given":"Jun","non-dropping-particle":"","parse-names":false,"suffix":""},{"dropping-particle":"","family":"Tongay","given":"Sefaattin","non-dropping-particle":"","parse-names":false,"suffix":""},{"dropping-particle":"","family":"Zhou","given":"Jian","non-dropping-particle":"","parse-names":false,"suffix":""},{"dropping-particle":"","family":"Li","given":"Jingbo","non-dropping-particle":"","parse-names":false,"suffix":""},{"dropping-particle":"","family":"Wu","given":"Junqiao","non-dropping-particle":"","parse-names":false,"suffix":""}],"container-title":"Applied Physics Letters","id":"ITEM-1","issue":"1","issued":{"date-parts":[["2013","1","7"]]},"page":"012111","title":"Band offsets and heterostructures of two-dimensional semiconductors","type":"article-journal","volume":"102"},"uris":["http://www.mendeley.com/documents/?uuid=0f0da880-412b-4ccd-b1ce-37493539b2e6"]},{"id":"ITEM-2","itemData":{"DOI":"10.1039/c5nr01536g","ISSN":"20403372","abstract":"We present optical spectroscopy (photoluminescence and reflectance) studies of thin layers of the transition metal dichalcogenide WSe2, with thickness ranging from mono- to tetra-layer and in the bulk limit. The investigated spectra show the evolution of excitonic resonances as a function of layer thickness, due to changes in the band structure and, importantly, due to modifications of the strength of Coulomb interactions as well. The observed temperature-activated energy shift and broadening of the fundamental direct exciton are well accounted for by standard formalisms used for conventional semiconductors. A large increase of the photoluminescence yield with temperature is observed in a WSe2 monolayer, indicating the existence of competing radiative channels. The observation of absorption-type resonances due to both neutral and charged excitons in the WSe2 monolayer is reported and the effect of the transfer of oscillator strength from charged to neutral excitons upon an increase of temperature is demonstrated.","author":[{"dropping-particle":"","family":"Arora","given":"Ashish","non-dropping-particle":"","parse-names":false,"suffix":""},{"dropping-particle":"","family":"Koperski","given":"MacIej","non-dropping-particle":"","parse-names":false,"suffix":""},{"dropping-particle":"","family":"Nogajewski","given":"Karol","non-dropping-particle":"","parse-names":false,"suffix":""},{"dropping-particle":"","family":"Marcus","given":"Jacques","non-dropping-particle":"","parse-names":false,"suffix":""},{"dropping-particle":"","family":"Faugeras","given":"Clément","non-dropping-particle":"","parse-names":false,"suffix":""},{"dropping-particle":"","family":"Potemski","given":"Marek","non-dropping-particle":"","parse-names":false,"suffix":""}],"container-title":"Nanoscale","id":"ITEM-2","issue":"23","issued":{"date-parts":[["2015"]]},"page":"10421-10429","publisher":"Royal Society of Chemistry","title":"Excitonic resonances in thin films of WSe2: From monolayer to bulk material","type":"article-journal","volume":"7"},"uris":["http://www.mendeley.com/documents/?uuid=f5f0981a-9362-47c4-81f4-f619593d3c30"]},{"id":"ITEM-3","itemData":{"DOI":"10.1103/PhysRevB.94.035125","author":[{"dropping-particle":"","family":"Öz\\ifmmode \\mbox\\cc\\else ç\\fielik","given":"V Ongun","non-dropping-particle":"","parse-names":false,"suffix":""},{"dropping-particle":"","family":"Azadani","given":"Javad G","non-dropping-particle":"","parse-names":false,"suffix":""},{"dropping-particle":"","family":"Yang","given":"Ce","non-dropping-particle":"","parse-names":false,"suffix":""},{"dropping-particle":"","family":"Koester","given":"Steven J","non-dropping-particle":"","parse-names":false,"suffix":""},{"dropping-particle":"","family":"Low","given":"Tony","non-dropping-particle":"","parse-names":false,"suffix":""}],"container-title":"Phys. Rev. B","id":"ITEM-3","issue":"3","issued":{"date-parts":[["2016","7"]]},"page":"35125","publisher":"American Physical Society","title":"Band alignment of two-dimensional semiconductors for designing heterostructures with momentum space matching","type":"article-journal","volume":"94"},"uris":["http://www.mendeley.com/documents/?uuid=8f04c420-4a7c-409a-808c-edcd91c16f3c"]}],"mendeley":{"formattedCitation":"[108–110]","plainTextFormattedCitation":"[108–110]","previouslyFormattedCitation":"[27–29]"},"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[108–110]</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This material favors the type two heterojunction because of band alignment</w:t>
      </w:r>
      <w:r>
        <w:fldChar w:fldCharType="begin"/>
      </w:r>
      <w:r>
        <w:rPr>
          <w:sz w:val="24"/>
          <w:szCs w:val="24"/>
          <w:rFonts w:cs="Times New Roman" w:ascii="Times New Roman" w:hAnsi="Times New Roman"/>
        </w:rPr>
        <w:instrText>ADDIN CSL_CITATION {"citationItems":[{"id":"ITEM-1","itemData":{"DOI":"10.1103/PhysRevB.94.035125","author":[{"dropping-particle":"","family":"Öz\\ifmmode \\mbox\\cc\\else ç\\fielik","given":"V Ongun","non-dropping-particle":"","parse-names":false,"suffix":""},{"dropping-particle":"","family":"Azadani","given":"Javad G","non-dropping-particle":"","parse-names":false,"suffix":""},{"dropping-particle":"","family":"Yang","given":"Ce","non-dropping-particle":"","parse-names":false,"suffix":""},{"dropping-particle":"","family":"Koester","given":"Steven J","non-dropping-particle":"","parse-names":false,"suffix":""},{"dropping-particle":"","family":"Low","given":"Tony","non-dropping-particle":"","parse-names":false,"suffix":""}],"container-title":"Phys. Rev. B","id":"ITEM-1","issue":"3","issued":{"date-parts":[["2016","7"]]},"page":"35125","publisher":"American Physical Society","title":"Band alignment of two-dimensional semiconductors for designing heterostructures with momentum space matching","type":"article-journal","volume":"94"},"uris":["http://www.mendeley.com/documents/?uuid=8f04c420-4a7c-409a-808c-edcd91c16f3c"]},{"id":"ITEM-2","itemData":{"DOI":"10.1038/nnano.2014.150","ISSN":"1748-3395","abstract":"In heterostructures of the transition metal dichalcogenides MoS2 and WSe2, atomically thin p–n junctions are created that show gate-tunable rectifying and photovoltaic behaviour mediated by tunnelling-assisted interlayer recombination.","author":[{"dropping-particle":"","family":"Lee","given":"Chul-Ho","non-dropping-particle":"","parse-names":false,"suffix":""},{"dropping-particle":"","family":"Lee","given":"Gwan-Hyoung","non-dropping-particle":"","parse-names":false,"suffix":""},{"dropping-particle":"","family":"Zande","given":"Arend M","non-dropping-particle":"van der","parse-names":false,"suffix":""},{"dropping-particle":"","family":"Chen","given":"Wenchao","non-dropping-particle":"","parse-names":false,"suffix":""},{"dropping-particle":"","family":"Li","given":"Yilei","non-dropping-particle":"","parse-names":false,"suffix":""},{"dropping-particle":"","family":"Han","given":"Minyong","non-dropping-particle":"","parse-names":false,"suffix":""},{"dropping-particle":"","family":"Cui","given":"Xu","non-dropping-particle":"","parse-names":false,"suffix":""},{"dropping-particle":"","family":"Arefe","given":"Ghidewon","non-dropping-particle":"","parse-names":false,"suffix":""},{"dropping-particle":"","family":"Nuckolls","given":"Colin","non-dropping-particle":"","parse-names":false,"suffix":""},{"dropping-particle":"","family":"Heinz","given":"Tony F","non-dropping-particle":"","parse-names":false,"suffix":""},{"dropping-particle":"","family":"Guo","given":"Jing","non-dropping-particle":"","parse-names":false,"suffix":""},{"dropping-particle":"","family":"Hone","given":"James","non-dropping-particle":"","parse-names":false,"suffix":""},{"dropping-particle":"","family":"Kim","given":"Philip","non-dropping-particle":"","parse-names":false,"suffix":""}],"container-title":"Nature Nanotechnology","id":"ITEM-2","issue":"9","issued":{"date-parts":[["2014"]]},"page":"676-681","title":"Atomically thin p–n junctions with van der Waals heterointerfaces","type":"article-journal","volume":"9"},"uris":["http://www.mendeley.com/documents/?uuid=9772bad5-2dc4-4399-8af9-8ceafc7e0320"]},{"id":"ITEM-3","itemData":{"DOI":"10.1063/1.4774090","ISSN":"0003-6951","author":[{"dropping-particle":"","family":"Kang","given":"Jun","non-dropping-particle":"","parse-names":false,"suffix":""},{"dropping-particle":"","family":"Tongay","given":"Sefaattin","non-dropping-particle":"","parse-names":false,"suffix":""},{"dropping-particle":"","family":"Zhou","given":"Jian","non-dropping-particle":"","parse-names":false,"suffix":""},{"dropping-particle":"","family":"Li","given":"Jingbo","non-dropping-particle":"","parse-names":false,"suffix":""},{"dropping-particle":"","family":"Wu","given":"Junqiao","non-dropping-particle":"","parse-names":false,"suffix":""}],"container-title":"Applied Physics Letters","id":"ITEM-3","issue":"1","issued":{"date-parts":[["2013","1","7"]]},"page":"012111","title":"Band offsets and heterostructures of two-dimensional semiconductors","type":"article-journal","volume":"102"},"uris":["http://www.mendeley.com/documents/?uuid=0f0da880-412b-4ccd-b1ce-37493539b2e6"]}],"mendeley":{"formattedCitation":"[108,110,111]","plainTextFormattedCitation":"[108,110,111]","previouslyFormattedCitation":"[27,29,30]"},"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[108,110,111]</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Their monolayer can absorb up to 10% of the incident light, similar to the strong light interaction materials</w:t>
      </w:r>
      <w:r>
        <w:fldChar w:fldCharType="begin"/>
      </w:r>
      <w:r>
        <w:rPr>
          <w:sz w:val="24"/>
          <w:szCs w:val="24"/>
          <w:rFonts w:cs="Times New Roman" w:ascii="Times New Roman" w:hAnsi="Times New Roman"/>
        </w:rPr>
        <w:instrText>ADDIN CSL_CITATION {"citationItems":[{"id":"ITEM-1","itemData":{"DOI":"10.1016/j.jmat.2015.03.003","ISSN":"23528486","abstract":"Graphene-like two-dimensional (2D) transition metal dichalcogenides (TMDCs) have been attracting a wide range of research interests. Molybdenum disulfide (MoS2) is one of the most typical TMDCs. Its particular direct band gap of 1.8 eV in monolayer and layer dependence of band structure tackle the gapless problems of graphene, thus making it scientific and industrial importance. In this Review, we attempt to provide the latest development of optical and electronic properties, synthesis approaches, and potential applications of 2D MoS2. A roadmap towards fabricating hybrid structures based on MoS2 and graphene is highlighted, proposing ways to enhance properties of the individual component and broaden the range of functional applications in various fields, including flexible electronics, energy storage and harvesting as well as electrochemical catalysis.","author":[{"dropping-particle":"","family":"Li","given":"Xiao","non-dropping-particle":"","parse-names":false,"suffix":""},{"dropping-particle":"","family":"Zhu","given":"Hongwei","non-dropping-particle":"","parse-names":false,"suffix":""}],"container-title":"Journal of Materiomics","id":"ITEM-1","issue":"1","issued":{"date-parts":[["2015"]]},"page":"33-44","title":"Two-dimensional MoS2: Properties, preparation, and applications","type":"article-journal","volume":"1"},"uris":["http://www.mendeley.com/documents/?uuid=4218feb3-c695-4c96-b760-e30238ca0db0"]}],"mendeley":{"formattedCitation":"[112]","plainTextFormattedCitation":"[112]","previouslyFormattedCitation":"[31]"},"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[112]</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The monolayer of the transition metal dichalcogenides possesses two equivalent valleys at the corner of a Brillouin zone due to inversion symmetry breaking </w:t>
      </w:r>
      <w:r>
        <w:fldChar w:fldCharType="begin"/>
      </w:r>
      <w:r>
        <w:rPr>
          <w:sz w:val="24"/>
          <w:szCs w:val="24"/>
          <w:rFonts w:cs="Times New Roman" w:ascii="Times New Roman" w:hAnsi="Times New Roman"/>
        </w:rPr>
        <w:instrText>ADDIN CSL_CITATION {"citationItems":[{"id":"ITEM-1","itemData":{"DOI":"10.1038/nnano.2012.95","ISSN":"1748-3395","abstract":"Most electronic devices exploit the electric charge of electrons, but it is also possible to build devices that rely on other properties of electrons. Spintronic devices, for example, make use of the spin of electrons1,2. Valleytronics is a more recent development that relies on the fact that the conduction bands of some materials have two or more minima at equal energies but at different positions in momentum space3,4,5. To make a valleytronic device it is necessary to control the number of electrons in these valleys, thereby producing a valley polarization6,7,8,9,10,11. Single-layer MoS2 is a promising material for valleytronics because both the conduction and valence band edges have two energy-degenerate valleys at the corners of the first Brillouin zone12. Here, we demonstrate that optical pumping with circularly polarized light can achieve a valley polarization of 30% in pristine monolayer MoS2. Our results, and similar results by Mak et al.13, demonstrate the viability of optical valley control and valley-based electronic and optoelectronic applications in MoS2 monolayers.","author":[{"dropping-particle":"","family":"Zeng","given":"Hualing","non-dropping-particle":"","parse-names":false,"suffix":""},{"dropping-particle":"","family":"Dai","given":"Junfeng","non-dropping-particle":"","parse-names":false,"suffix":""},{"dropping-particle":"","family":"Yao","given":"Wang","non-dropping-particle":"","parse-names":false,"suffix":""},{"dropping-particle":"","family":"Xiao","given":"Di","non-dropping-particle":"","parse-names":false,"suffix":""},{"dropping-particle":"","family":"Cui","given":"Xiaodong","non-dropping-particle":"","parse-names":false,"suffix":""}],"container-title":"Nature Nanotechnology","id":"ITEM-1","issue":"8","issued":{"date-parts":[["2012"]]},"page":"490-493","title":"Valley polarization in MoS2 monolayers by optical pumping","type":"article-journal","volume":"7"},"uris":["http://www.mendeley.com/documents/?uuid=6291b62e-19b2-43b1-9c8c-52b37aa9f2b6"]}],"mendeley":{"formattedCitation":"[113]","plainTextFormattedCitation":"[113]","previouslyFormattedCitation":"[32]"},"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[113]</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The inequivalent valleys and the strong spin-orbit both lead to valley-dependent optical selection rule and spin-valley locking </w:t>
      </w:r>
      <w:r>
        <w:fldChar w:fldCharType="begin"/>
      </w:r>
      <w:r>
        <w:rPr>
          <w:sz w:val="24"/>
          <w:szCs w:val="24"/>
          <w:rFonts w:cs="Times New Roman" w:ascii="Times New Roman" w:hAnsi="Times New Roman"/>
        </w:rPr>
        <w:instrText>ADDIN CSL_CITATION {"citationItems":[{"id":"ITEM-1","itemData":{"DOI":"10.1103/PhysRevLett.108.196802","author":[{"dropping-particle":"","family":"Xiao","given":"Di","non-dropping-particle":"","parse-names":false,"suffix":""},{"dropping-particle":"","family":"Liu","given":"Gui-Bin","non-dropping-particle":"","parse-names":false,"suffix":""},{"dropping-particle":"","family":"Feng","given":"Wanxiang","non-dropping-particle":"","parse-names":false,"suffix":""},{"dropping-particle":"","family":"Xu","given":"Xiaodong","non-dropping-particle":"","parse-names":false,"suffix":""},{"dropping-particle":"","family":"Yao","given":"Wang","non-dropping-particle":"","parse-names":false,"suffix":""}],"container-title":"Phys. Rev. Lett.","id":"ITEM-1","issue":"19","issued":{"date-parts":[["2012","5"]]},"page":"196802","publisher":"American Physical Society","title":"Coupled Spin and Valley Physics in Monolayers of MoS2 and Other Group-VI Dichalcogenides","type":"article-journal","volume":"108"},"uris":["http://www.mendeley.com/documents/?uuid=72a72e7c-9a4e-4425-9720-e0e36ce46ff4"]}],"mendeley":{"formattedCitation":"[114]","plainTextFormattedCitation":"[114]","previouslyFormattedCitation":"[33]"},"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[114]</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These aforementioned properties have led to the extensive synthesis, studies, and applications of this material in optical devices, electronics, catalysis, energy harvesting, and sensor devices. </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Currently, different methods have been used in the preparation of single or few layered two-dimensional transition metal dichalcogenides, such as mechanical exfoliation</w:t>
      </w:r>
      <w:r>
        <w:fldChar w:fldCharType="begin"/>
      </w:r>
      <w:r>
        <w:rPr>
          <w:sz w:val="24"/>
          <w:szCs w:val="24"/>
          <w:rFonts w:cs="Times New Roman" w:ascii="Times New Roman" w:hAnsi="Times New Roman"/>
        </w:rPr>
        <w:instrText>ADDIN CSL_CITATION {"citationItems":[{"id":"ITEM-1","itemData":{"DOI":"10.1002/smll.201202919","ISSN":"16136810","author":[{"dropping-particle":"","family":"Li","given":"Hai","non-dropping-particle":"","parse-names":false,"suffix":""},{"dropping-particle":"","family":"Lu","given":"Gang","non-dropping-particle":"","parse-names":false,"suffix":""},{"dropping-particle":"","family":"Wang","given":"Yanlong","non-dropping-particle":"","parse-names":false,"suffix":""},{"dropping-particle":"","family":"Yin","given":"Zongyou","non-dropping-particle":"","parse-names":false,"suffix":""},{"dropping-particle":"","family":"Cong","given":"Chunxiao","non-dropping-particle":"","parse-names":false,"suffix":""},{"dropping-particle":"","family":"He","given":"Qiyuan","non-dropping-particle":"","parse-names":false,"suffix":""},{"dropping-particle":"","family":"Wang","given":"Lu","non-dropping-particle":"","parse-names":false,"suffix":""},{"dropping-particle":"","family":"Ding","given":"Feng","non-dropping-particle":"","parse-names":false,"suffix":""},{"dropping-particle":"","family":"Yu","given":"Ting","non-dropping-particle":"","parse-names":false,"suffix":""},{"dropping-particle":"","family":"Zhang","given":"Hua","non-dropping-particle":"","parse-names":false,"suffix":""}],"container-title":"Small","id":"ITEM-1","issue":"11","issued":{"date-parts":[["2013","6","10"]]},"page":"1974-1981","title":"Mechanical Exfoliation and Characterization of Single- and Few-Layer Nanosheets of WSe 2 , TaS 2 , and TaSe 2","type":"article-journal","volume":"9"},"uris":["http://www.mendeley.com/documents/?uuid=f3466db7-e323-4571-b34b-a44d825d2bfe"]},{"id":"ITEM-2","itemData":{"DOI":"10.1016/C2018-0-02288-4","ISBN":"9780128184752","abstract":"De la bataille de Poitiers aux croisades, des échanges intellectuels du Moyen Age à l'orientalisme, de la colonisation à la guerre d'Algérie jusqu'aux débats actuels sur l'immigration, plus de soixante-dix spécialistes, historiens ou grands témoins retracent treize siècles d'une histoire politique, sociale et culturelle tumultueuse et captivante. \" C'est l'histoire culturelle qui domine ici, écrit Jacques Le Goff dans sa préface, et plus largement une histoire de l'imaginaire qui nous livre les fluctuations de l'image de l'Autre... Il s'agit de faire passer le musulman de la situation d'Autre à celle de concitoyen à part entière. Il reste sans doute un long chemin à parcourir, et l'éclairage de l'histoire depuis le Moyen Age y est nécessaire. \" Un ouvrage de référence unique, passionnant et richement illustré.","author":[{"dropping-particle":"","family":"Yang","given":"Eui-Hyeok","non-dropping-particle":"","parse-names":false,"suffix":""},{"dropping-particle":"","family":"Datta","given":"Dibakar","non-dropping-particle":"","parse-names":false,"suffix":""},{"dropping-particle":"","family":"Ding","given":"Junjun","non-dropping-particle":"","parse-names":false,"suffix":""},{"dropping-particle":"","family":"Hader","given":"Grzegorz","non-dropping-particle":"","parse-names":false,"suffix":""}],"editor":[{"dropping-particle":"","family":"Eui-Hyeok Yang","given":"","non-dropping-particle":"","parse-names":false,"suffix":""}],"id":"ITEM-2","issue":"December","issued":{"date-parts":[["2020"]]},"number-of-pages":"1-6","publisher":"Elsevier","title":"Synthesis, Modeling, and Characterization of 2D Materials, and Their Heterostructures","type":"book","volume":"1999"},"uris":["http://www.mendeley.com/documents/?uuid=d1284485-08aa-4e7c-919e-33bac990401a"]}],"mendeley":{"formattedCitation":"[104,115]","plainTextFormattedCitation":"[104,115]","previouslyFormattedCitation":"[23,34]"},"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[104,115]</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chemical vapor deposition</w:t>
      </w:r>
      <w:r>
        <w:fldChar w:fldCharType="begin"/>
      </w:r>
      <w:r>
        <w:rPr>
          <w:sz w:val="24"/>
          <w:szCs w:val="24"/>
          <w:rFonts w:cs="Times New Roman" w:ascii="Times New Roman" w:hAnsi="Times New Roman"/>
        </w:rPr>
        <w:instrText>ADDIN CSL_CITATION {"citationItems":[{"id":"ITEM-1","itemData":{"DOI":"10.1021/nl2043612","ISSN":"1530-6984","author":[{"dropping-particle":"","family":"Liu","given":"Keng-Ku","non-dropping-particle":"","parse-names":false,"suffix":""},{"dropping-particle":"","family":"Zhang","given":"Wenjing","non-dropping-particle":"","parse-names":false,"suffix":""},{"dropping-particle":"","family":"Lee","given":"Yi-Hsien","non-dropping-particle":"","parse-names":false,"suffix":""},{"dropping-particle":"","family":"Lin","given":"Yu-Chuan","non-dropping-particle":"","parse-names":false,"suffix":""},{"dropping-particle":"","family":"Chang","given":"Mu-Tung","non-dropping-particle":"","parse-names":false,"suffix":""},{"dropping-particle":"","family":"Su","given":"Ching-Yuan","non-dropping-particle":"","parse-names":false,"suffix":""},{"dropping-particle":"","family":"Chang","given":"Chia-Seng","non-dropping-particle":"","parse-names":false,"suffix":""},{"dropping-particle":"","family":"Li","given":"Hai","non-dropping-particle":"","parse-names":false,"suffix":""},{"dropping-particle":"","family":"Shi","given":"Yumeng","non-dropping-particle":"","parse-names":false,"suffix":""},{"dropping-particle":"","family":"Zhang","given":"Hua","non-dropping-particle":"","parse-names":false,"suffix":""},{"dropping-particle":"","family":"Lai","given":"Chao-Sung","non-dropping-particle":"","parse-names":false,"suffix":""},{"dropping-particle":"","family":"Li","given":"Lain-Jong","non-dropping-particle":"","parse-names":false,"suffix":""}],"container-title":"Nano Letters","id":"ITEM-1","issue":"3","issued":{"date-parts":[["2012","3","14"]]},"note":"doi: 10.1021/nl2043612","page":"1538-1544","publisher":"American Chemical Society","title":"Growth of Large-Area and Highly Crystalline MoS2 Thin Layers on Insulating Substrates","type":"article-journal","volume":"12"},"uris":["http://www.mendeley.com/documents/?uuid=a3979d22-ceaf-42a8-b7c0-e6b27e2b0344"]},{"id":"ITEM-2","itemData":{"DOI":"10.1021/nl203249a","ISSN":"1530-6984","author":[{"dropping-particle":"","family":"Kim","given":"Ki Kang","non-dropping-particle":"","parse-names":false,"suffix":""},{"dropping-particle":"","family":"Hsu","given":"Allen","non-dropping-particle":"","parse-names":false,"suffix":""},{"dropping-particle":"","family":"Jia","given":"Xiaoting","non-dropping-particle":"","parse-names":false,"suffix":""},{"dropping-particle":"","family":"Kim","given":"Soo Min","non-dropping-particle":"","parse-names":false,"suffix":""},{"dropping-particle":"","family":"Shi","given":"Yumeng","non-dropping-particle":"","parse-names":false,"suffix":""},{"dropping-particle":"","family":"Hofmann","given":"Mario","non-dropping-particle":"","parse-names":false,"suffix":""},{"dropping-particle":"","family":"Nezich","given":"Daniel","non-dropping-particle":"","parse-names":false,"suffix":""},{"dropping-particle":"","family":"Rodriguez-Nieva","given":"Joaquin F","non-dropping-particle":"","parse-names":false,"suffix":""},{"dropping-particle":"","family":"Dresselhaus","given":"Mildred","non-dropping-particle":"","parse-names":false,"suffix":""},{"dropping-particle":"","family":"Palacios","given":"Tomas","non-dropping-particle":"","parse-names":false,"suffix":""},{"dropping-particle":"","family":"Kong","given":"Jing","non-dropping-particle":"","parse-names":false,"suffix":""}],"container-title":"Nano Letters","id":"ITEM-2","issue":"1","issued":{"date-parts":[["2012","1","11"]]},"note":"doi: 10.1021/nl203249a","page":"161-166","publisher":"American Chemical Society","title":"Synthesis of Monolayer Hexagonal Boron Nitride on Cu Foil Using Chemical Vapor Deposition","type":"article-journal","volume":"12"},"uris":["http://www.mendeley.com/documents/?uuid=1eb09ee2-be3a-4977-bb5c-495164d88a39"]}],"mendeley":{"formattedCitation":"[116,117]","plainTextFormattedCitation":"[116,117]","previouslyFormattedCitation":"[35,36]"},"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[116,117]</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solvothermal processes</w:t>
      </w:r>
      <w:r>
        <w:fldChar w:fldCharType="begin"/>
      </w:r>
      <w:r>
        <w:rPr>
          <w:sz w:val="24"/>
          <w:szCs w:val="24"/>
          <w:rFonts w:cs="Times New Roman" w:ascii="Times New Roman" w:hAnsi="Times New Roman"/>
        </w:rPr>
        <w:instrText>ADDIN CSL_CITATION {"citationItems":[{"id":"ITEM-1","itemData":{"DOI":"10.1039/c6cs00328a","ISSN":"14604744","PMID":"28083578","abstract":"There is still an ongoing effort to search for sustainable, clean and highly efficient energy generation to satisfy the energy needs of modern society. Among various advanced technologies, electrocatalysis for the oxygen evolution reaction (OER) plays a key role and numerous new electrocatalysts have been developed to improve the efficiency of gas evolution. Along the way, enormous effort has been devoted to finding high-performance electrocatalysts, which has also stimulated the invention of new techniques to investigate the properties of materials or the fundamental mechanism of the OER. This accumulated knowledge not only establishes the foundation of the mechanism of the OER, but also points out the important criteria for a good electrocatalyst based on a variety of studies. Even though it may be difficult to include all cases, the aim of this review is to inspect the current progress and offer a comprehensive insight toward the OER. This review begins with examining the theoretical principles of electrode kinetics and some measurement criteria for achieving a fair evaluation among the catalysts. The second part of this review acquaints some materials for performing OER activity, in which the metal oxide materials build the basis of OER mechanism while non-oxide materials exhibit greatly promising performance toward overall water-splitting. Attention of this review is also paid to in situ approaches to electrocatalytic behavior during OER, and this information is crucial and can provide efficient strategies to design perfect electrocatalysts for OER. Finally, the OER mechanism from the perspective of both recent experimental and theoretical investigations is discussed, as well as probable strategies for improving OER performance with regards to future developments.","author":[{"dropping-particle":"","family":"Suen","given":"Nian Tzu","non-dropping-particle":"","parse-names":false,"suffix":""},{"dropping-particle":"","family":"Hung","given":"Sung Fu","non-dropping-particle":"","parse-names":false,"suffix":""},{"dropping-particle":"","family":"Quan","given":"Quan","non-dropping-particle":"","parse-names":false,"suffix":""},{"dropping-particle":"","family":"Zhang","given":"Nan","non-dropping-particle":"","parse-names":false,"suffix":""},{"dropping-particle":"","family":"Xu","given":"Yi Jun","non-dropping-particle":"","parse-names":false,"suffix":""},{"dropping-particle":"","family":"Chen","given":"Hao Ming","non-dropping-particle":"","parse-names":false,"suffix":""}],"container-title":"Chemical Society Reviews","id":"ITEM-1","issue":"2","issued":{"date-parts":[["2017"]]},"page":"337-365","publisher":"Royal Society of Chemistry","title":"Electrocatalysis for the oxygen evolution reaction: Recent development and future perspectives","type":"article-journal","volume":"46"},"uris":["http://www.mendeley.com/documents/?uuid=9945bb15-dc09-458a-820e-5f64694d7622"]},{"id":"ITEM-2","itemData":{"DOI":"https://doi.org/10.1002/anie.201000009","ISSN":"1433-7851","abstract":"Inorganic sheets: Graphene-like MoS2 and WS2 were prepared by three different chemical methods. Examination by microscopic techniques revealed that they consist of one or a few layers (see depicted TEM image of WS2 layers), and an atomic-resolution TEM image showed that layered MoS2 has a hexagonal arrangement of Mo and S atoms (see inset).","author":[{"dropping-particle":"","family":"Ramakrishna Matte","given":"H. S. S.","non-dropping-particle":"","parse-names":false,"suffix":""},{"dropping-particle":"","family":"Gomathi","given":"A","non-dropping-particle":"","parse-names":false,"suffix":""},{"dropping-particle":"","family":"Manna","given":"Arun K.","non-dropping-particle":"","parse-names":false,"suffix":""},{"dropping-particle":"","family":"Late","given":"Dattatray J.","non-dropping-particle":"","parse-names":false,"suffix":""},{"dropping-particle":"","family":"Datta","given":"Ranjan","non-dropping-particle":"","parse-names":false,"suffix":""},{"dropping-particle":"","family":"Pati","given":"Swapan K.","non-dropping-particle":"","parse-names":false,"suffix":""},{"dropping-particle":"","family":"Rao","given":"C. N. R.","non-dropping-particle":"","parse-names":false,"suffix":""}],"container-title":"Angewandte Chemie International Edition","id":"ITEM-2","issue":"24","issued":{"date-parts":[["2010","6","1"]]},"note":"https://doi.org/10.1002/anie.201000009","page":"4059-4062","publisher":"John Wiley &amp; Sons, Ltd","title":"MoS2 and WS2 Analogues of Graphene","type":"article-journal","volume":"49"},"uris":["http://www.mendeley.com/documents/?uuid=7518f64e-6977-4824-8525-f80e170bf407"]},{"id":"ITEM-3","itemData":{"DOI":"https://doi.org/10.1006/jssc.2001.9146","ISSN":"0022-4596","abstract":"Crystalline, poorly crystalline, and single-layer MoS2 were synthesized using a hydrothermal method at low temperature (170–200°C) through changing pressure and time. XPS, XRD, and TEM were used to study the products. It was found that the stacking of the single layers was closely related to the pressure in the autoclave. A model was presented to explain this phenomenon.","author":[{"dropping-particle":"","family":"Peng","given":"Yiya","non-dropping-particle":"","parse-names":false,"suffix":""},{"dropping-particle":"","family":"Meng","given":"Zhaoyu","non-dropping-particle":"","parse-names":false,"suffix":""},{"dropping-particle":"","family":"Zhong","given":"Chang","non-dropping-particle":"","parse-names":false,"suffix":""},{"dropping-particle":"","family":"Lu","given":"Jun","non-dropping-particle":"","parse-names":false,"suffix":""},{"dropping-particle":"","family":"Yu","given":"Weichao","non-dropping-particle":"","parse-names":false,"suffix":""},{"dropping-particle":"","family":"Yang","given":"Zhiping","non-dropping-particle":"","parse-names":false,"suffix":""},{"dropping-particle":"","family":"Qian","given":"Yitai","non-dropping-particle":"","parse-names":false,"suffix":""}],"container-title":"Journal of Solid State Chemistry","id":"ITEM-3","issue":"1","issued":{"date-parts":[["2001"]]},"page":"170-173","title":"Hydrothermal Synthesis of MoS2 and Its Pressure-Related Crystallization","type":"article-journal","volume":"159"},"uris":["http://www.mendeley.com/documents/?uuid=10970d41-7acd-419b-a780-b4bca0c107c2"]}],"mendeley":{"formattedCitation":"[9,118,119]","plainTextFormattedCitation":"[9,118,119]","previouslyFormattedCitation":"[37–39]"},"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[9,118,119]</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and chemical </w:t>
      </w:r>
      <w:r>
        <w:fldChar w:fldCharType="begin"/>
      </w:r>
      <w:r>
        <w:rPr>
          <w:sz w:val="24"/>
          <w:szCs w:val="24"/>
          <w:rFonts w:cs="Times New Roman" w:ascii="Times New Roman" w:hAnsi="Times New Roman"/>
        </w:rPr>
        <w:instrText>ADDIN CSL_CITATION {"citationItems":[{"id":"ITEM-1","itemData":{"DOI":"10.1038/nature11475","ISSN":"0028-0836","PMID":"22895334","abstract":"Access to clean, affordable and reliable energy has been a cornerstone of the world's increasing prosperity and economic growth since the beginning of the industrial revolution. Our use of energy in the twentyg-first century must also be sustainable. Solar and waterg-based energy generation, and engineering of microbes to produce biofuels are a few examples of the alternatives. This Perspective puts these opportunities into a larger context by relating them to a number of aspects in the transportation and electricity generation sectors. It also provides a snapshot of the current energy landscape and discusses several research and development opportunities and pathways that could lead to a prosperous, sustainable and secure energy future for the world. © 2012 Macmillan Publishers Limited. All rights reserved.","author":[{"dropping-particle":"","family":"Chu","given":"Steven","non-dropping-particle":"","parse-names":false,"suffix":""},{"dropping-particle":"","family":"Majumdar","given":"Arun","non-dropping-particle":"","parse-names":false,"suffix":""}],"container-title":"Nature","id":"ITEM-1","issue":"7411","issued":{"date-parts":[["2012","8","15"]]},"page":"294-303","title":"Opportunities and challenges for a sustainable energy future","type":"article-journal","volume":"488"},"uris":["http://www.mendeley.com/documents/?uuid=c4ac4ed3-eb1c-4f8c-8f29-b5455dc9d7a3"]},{"id":"ITEM-2","itemData":{"DOI":"10.1002/ejic.201801548","ISSN":"1434-1948","author":[{"dropping-particle":"","family":"Shatskiy","given":"Andrey","non-dropping-particle":"","parse-names":false,"suffix":""},{"dropping-particle":"","family":"Kärkäs","given":"Markus D.","non-dropping-particle":"","parse-names":false,"suffix":""},{"dropping-particle":"","family":"Åkermark","given":"Björn","non-dropping-particle":"","parse-names":false,"suffix":""}],"container-title":"European Journal of Inorganic Chemistry","id":"ITEM-2","issue":"15","issued":{"date-parts":[["2019","4","24"]]},"page":"2020-2024","title":"The Art of Splitting Water: Storing Energy in a Readily Available and Convenient Form","type":"article-journal","volume":"2019"},"uris":["http://www.mendeley.com/documents/?uuid=2cd29951-0139-4600-9c42-7b4192d0ca95"]},{"id":"ITEM-3","itemData":{"DOI":"10.1002/anie.201106004","ISSN":"14337851","author":[{"dropping-particle":"","family":"Zeng","given":"Zhiyuan","non-dropping-particle":"","parse-names":false,"suffix":""},{"dropping-particle":"","family":"Yin","given":"Zongyou","non-dropping-particle":"","parse-names":false,"suffix":""},{"dropping-particle":"","family":"Huang","given":"Xiao","non-dropping-particle":"","parse-names":false,"suffix":""},{"dropping-particle":"","family":"Li","given":"Hai","non-dropping-particle":"","parse-names":false,"suffix":""},{"dropping-particle":"","family":"He","given":"Qiyuan","non-dropping-particle":"","parse-names":false,"suffix":""},{"dropping-particle":"","family":"Lu","given":"Gang","non-dropping-particle":"","parse-names":false,"suffix":""},{"dropping-particle":"","family":"Boey","given":"Freddy","non-dropping-particle":"","parse-names":false,"suffix":""},{"dropping-particle":"","family":"Zhang","given":"Hua","non-dropping-particle":"","parse-names":false,"suffix":""}],"container-title":"Angewandte Chemie International Edition","id":"ITEM-3","issue":"47","issued":{"date-parts":[["2011","11","18"]]},"page":"11093-11097","title":"Single-Layer Semiconducting Nanosheets: High-Yield Preparation and Device Fabrication","type":"article-journal","volume":"50"},"uris":["http://www.mendeley.com/documents/?uuid=8a353923-5668-4948-83a2-56d72f7a3672"]},{"id":"ITEM-4","itemData":{"DOI":"10.1021/nl201874w","ISSN":"1530-6984","author":[{"dropping-particle":"","family":"Eda","given":"Goki","non-dropping-particle":"","parse-names":false,"suffix":""},{"dropping-particle":"","family":"Yamaguchi","given":"Hisato","non-dropping-particle":"","parse-names":false,"suffix":""},{"dropping-particle":"","family":"Voiry","given":"Damien","non-dropping-particle":"","parse-names":false,"suffix":""},{"dropping-particle":"","family":"Fujita","given":"Takeshi","non-dropping-particle":"","parse-names":false,"suffix":""},{"dropping-particle":"","family":"Chen","given":"Mingwei","non-dropping-particle":"","parse-names":false,"suffix":""},{"dropping-particle":"","family":"Chhowalla","given":"Manish","non-dropping-particle":"","parse-names":false,"suffix":""}],"container-title":"Nano Letters","id":"ITEM-4","issue":"12","issued":{"date-parts":[["2011","12","14"]]},"note":"doi: 10.1021/nl201874w","page":"5111-5116","publisher":"American Chemical Society","title":"Photoluminescence from Chemically Exfoliated MoS2","type":"article-journal","volume":"11"},"uris":["http://www.mendeley.com/documents/?uuid=a8e0facc-53a4-489f-ba18-39c4c7e3dcc1"]}],"mendeley":{"formattedCitation":"[11,12,120,121]","plainTextFormattedCitation":"[11,12,120,121]","previouslyFormattedCitation":"[40–43]"},"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[11,12,120,121]</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and liquid phase exfoliation</w:t>
      </w:r>
      <w:r>
        <w:fldChar w:fldCharType="begin"/>
      </w:r>
      <w:r>
        <w:rPr>
          <w:sz w:val="24"/>
          <w:szCs w:val="24"/>
          <w:rFonts w:cs="Times New Roman" w:ascii="Times New Roman" w:hAnsi="Times New Roman"/>
        </w:rPr>
        <w:instrText>ADDIN CSL_CITATION {"citationItems":[{"id":"ITEM-1","itemData":{"DOI":"10.1126/science.1194975","ISSN":"0036-8075","abstract":"Layered transition metal dichalcogenides, such as tungsten disulfide, are exfoliated into atomically thin flakes.","author":[{"dropping-particle":"","family":"Coleman","given":"Jonathan N.","non-dropping-particle":"","parse-names":false,"suffix":""},{"dropping-particle":"","family":"Lotya","given":"Mustafa","non-dropping-particle":"","parse-names":false,"suffix":""},{"dropping-particle":"","family":"O’Neill","given":"Arlene","non-dropping-particle":"","parse-names":false,"suffix":""},{"dropping-particle":"","family":"Bergin","given":"Shane D.","non-dropping-particle":"","parse-names":false,"suffix":""},{"dropping-particle":"","family":"King","given":"Paul J.","non-dropping-particle":"","parse-names":false,"suffix":""},{"dropping-particle":"","family":"Khan","given":"Umar","non-dropping-particle":"","parse-names":false,"suffix":""},{"dropping-particle":"","family":"Young","given":"Karen","non-dropping-particle":"","parse-names":false,"suffix":""},{"dropping-particle":"","family":"Gaucher","given":"Alexandre","non-dropping-particle":"","parse-names":false,"suffix":""},{"dropping-particle":"","family":"De","given":"Sukanta","non-dropping-particle":"","parse-names":false,"suffix":""},{"dropping-particle":"","family":"Smith","given":"Ronan J.","non-dropping-particle":"","parse-names":false,"suffix":""},{"dropping-particle":"V.","family":"Shvets","given":"Igor","non-dropping-particle":"","parse-names":false,"suffix":""},{"dropping-particle":"","family":"Arora","given":"Sunil K.","non-dropping-particle":"","parse-names":false,"suffix":""},{"dropping-particle":"","family":"Stanton","given":"George","non-dropping-particle":"","parse-names":false,"suffix":""},{"dropping-particle":"","family":"Kim","given":"Hye-Young","non-dropping-particle":"","parse-names":false,"suffix":""},{"dropping-particle":"","family":"Lee","given":"Kangho","non-dropping-particle":"","parse-names":false,"suffix":""},{"dropping-particle":"","family":"Kim","given":"Gyu Tae","non-dropping-particle":"","parse-names":false,"suffix":""},{"dropping-particle":"","family":"Duesberg","given":"Georg S.","non-dropping-particle":"","parse-names":false,"suffix":""},{"dropping-particle":"","family":"Hallam","given":"Toby","non-dropping-particle":"","parse-names":false,"suffix":""},{"dropping-particle":"","family":"Boland","given":"John J.","non-dropping-particle":"","parse-names":false,"suffix":""},{"dropping-particle":"","family":"Wang","given":"Jing Jing","non-dropping-particle":"","parse-names":false,"suffix":""},{"dropping-particle":"","family":"Donegan","given":"John F.","non-dropping-particle":"","parse-names":false,"suffix":""},{"dropping-particle":"","family":"Grunlan","given":"Jaime C.","non-dropping-particle":"","parse-names":false,"suffix":""},{"dropping-particle":"","family":"Moriarty","given":"Gregory","non-dropping-particle":"","parse-names":false,"suffix":""},{"dropping-particle":"","family":"Shmeliov","given":"Aleksey","non-dropping-particle":"","parse-names":false,"suffix":""},{"dropping-particle":"","family":"Nicholls","given":"Rebecca J.","non-dropping-particle":"","parse-names":false,"suffix":""},{"dropping-particle":"","family":"Perkins","given":"James M.","non-dropping-particle":"","parse-names":false,"suffix":""},{"dropping-particle":"","family":"Grieveson","given":"Eleanor M.","non-dropping-particle":"","parse-names":false,"suffix":""},{"dropping-particle":"","family":"Theuwissen","given":"Koenraad","non-dropping-particle":"","parse-names":false,"suffix":""},{"dropping-particle":"","family":"McComb","given":"David W.","non-dropping-particle":"","parse-names":false,"suffix":""},{"dropping-particle":"","family":"Nellist","given":"Peter D.","non-dropping-particle":"","parse-names":false,"suffix":""},{"dropping-particle":"","family":"Nicolosi","given":"Valeria","non-dropping-particle":"","parse-names":false,"suffix":""}],"container-title":"Science","id":"ITEM-1","issue":"6017","issued":{"date-parts":[["2011","2","4"]]},"page":"568-571","title":"Two-Dimensional Nanosheets Produced by Liquid Exfoliation of Layered Materials","type":"article-journal","volume":"331"},"uris":["http://www.mendeley.com/documents/?uuid=1749815e-c303-4314-a501-cc83156d1d29"]},{"id":"ITEM-2","itemData":{"DOI":"10.1002/adfm.201503863","ISSN":"1616301X","author":[{"dropping-particle":"","family":"Vega-Mayoral","given":"Victor","non-dropping-particle":"","parse-names":false,"suffix":""},{"dropping-particle":"","family":"Backes","given":"Claudia","non-dropping-particle":"","parse-names":false,"suffix":""},{"dropping-particle":"","family":"Hanlon","given":"Damien","non-dropping-particle":"","parse-names":false,"suffix":""},{"dropping-particle":"","family":"Khan","given":"Umar","non-dropping-particle":"","parse-names":false,"suffix":""},{"dropping-particle":"","family":"Gholamvand","given":"Zahra","non-dropping-particle":"","parse-names":false,"suffix":""},{"dropping-particle":"","family":"O'Brien","given":"Maria","non-dropping-particle":"","parse-names":false,"suffix":""},{"dropping-particle":"","family":"Duesberg","given":"Georg S.","non-dropping-particle":"","parse-names":false,"suffix":""},{"dropping-particle":"","family":"Gadermaier","given":"Christoph","non-dropping-particle":"","parse-names":false,"suffix":""},{"dropping-particle":"","family":"Coleman","given":"Jonathan N.","non-dropping-particle":"","parse-names":false,"suffix":""}],"container-title":"Advanced Functional Materials","id":"ITEM-2","issue":"7","issued":{"date-parts":[["2016","2"]]},"page":"1028-1039","title":"Photoluminescence from Liquid-Exfoliated WS 2 Monomers in Poly(Vinyl Alcohol) Polymer Composites","type":"article-journal","volume":"26"},"uris":["http://www.mendeley.com/documents/?uuid=775da904-d30c-4cc8-b185-1059bd7c5542"]},{"id":"ITEM-3","itemData":{"DOI":"10.3389/fbioe.2020.00236","ISSN":"22964185","abstract":"Recently, two-dimensional transition metal dichalcogenides (2D TMDCs) have drawn certain attentions in many fields. The unique and diversified electronic structure and ultrathin sheet structure of 2D TMDCs offer opportunities for moving ahead of other 2D nanomaterials such as graphene and expanding the wide application of inorganic 2D nanomaterials in many fields. For a better understanding of 2D TMDCs, one needs to know methods for their synthesis and modification, as well as their potential applications and possible biological toxicity. Herein, we summarized the recent research progress of 2D TMDCs with particular focus on their biomedical applications and potential health risks. Firstly, two kinds of synthesis methods of 2D TMDCs, top-down and bottom-up, and methods for their surface functionalization are reviewed. Secondly, the applications of 2D TMDCs in the field of biomedicine, including drug loading, photothermal therapy, biological imaging and biosensor were summarized. After that, we presented the existing researches on biosafety evaluation of 2D TMDCs. At last, we discussed major research gap in current researches and challenges and coping strategies in future studies.","author":[{"dropping-particle":"","family":"Zhou","given":"Xiaofei","non-dropping-particle":"","parse-names":false,"suffix":""},{"dropping-particle":"","family":"Sun","given":"Hainan","non-dropping-particle":"","parse-names":false,"suffix":""},{"dropping-particle":"","family":"Bai","given":"Xue","non-dropping-particle":"","parse-names":false,"suffix":""}],"container-title":"Frontiers in Bioengineering and Biotechnology","id":"ITEM-3","issue":"April","issued":{"date-parts":[["2020"]]},"page":"1-13","title":"Two-Dimensional Transition Metal Dichalcogenides: Synthesis, Biomedical Applications and Biosafety Evaluation","type":"article-journal","volume":"8"},"uris":["http://www.mendeley.com/documents/?uuid=1323dfda-7e78-49cb-9420-9d87928ccaec"]}],"mendeley":{"formattedCitation":"[122–124]","plainTextFormattedCitation":"[122–124]","previouslyFormattedCitation":"[44–46]"},"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[122–124]</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This methods have been categorized into top down and the bottom up approaches. In the top-down approach, the layered nanomaterials is obtained from the bulk crystals through different exfoliation ways, while in the bottom up, individual atoms and molecules are, under certain conditions, are built up into the layered nanomaterials </w:t>
      </w:r>
      <w:r>
        <w:fldChar w:fldCharType="begin"/>
      </w:r>
      <w:r>
        <w:rPr>
          <w:sz w:val="24"/>
          <w:szCs w:val="24"/>
          <w:rFonts w:cs="Times New Roman" w:ascii="Times New Roman" w:hAnsi="Times New Roman"/>
        </w:rPr>
        <w:instrText>ADDIN CSL_CITATION {"citationItems":[{"id":"ITEM-1","itemData":{"DOI":"10.1038/nnano.2014.207","ISSN":"1748-3395","abstract":"The potential and challenges for electronic applications of graphene and other 2D materials are explored in this Review.","author":[{"dropping-particle":"","family":"Fiori","given":"Gianluca","non-dropping-particle":"","parse-names":false,"suffix":""},{"dropping-particle":"","family":"Bonaccorso","given":"Francesco","non-dropping-particle":"","parse-names":false,"suffix":""},{"dropping-particle":"","family":"Iannaccone","given":"Giuseppe","non-dropping-particle":"","parse-names":false,"suffix":""},{"dropping-particle":"","family":"Palacios","given":"Tomás","non-dropping-particle":"","parse-names":false,"suffix":""},{"dropping-particle":"","family":"Neumaier","given":"Daniel","non-dropping-particle":"","parse-names":false,"suffix":""},{"dropping-particle":"","family":"Seabaugh","given":"Alan","non-dropping-particle":"","parse-names":false,"suffix":""},{"dropping-particle":"","family":"Banerjee","given":"Sanjay K","non-dropping-particle":"","parse-names":false,"suffix":""},{"dropping-particle":"","family":"Colombo","given":"Luigi","non-dropping-particle":"","parse-names":false,"suffix":""}],"container-title":"Nature Nanotechnology","id":"ITEM-1","issue":"10","issued":{"date-parts":[["2014"]]},"page":"768-779","title":"Electronics based on two-dimensional materials","type":"article-journal","volume":"9"},"uris":["http://www.mendeley.com/documents/?uuid=ee10460b-75c9-4995-a3f6-b65392f02981"]}],"mendeley":{"formattedCitation":"[125]","plainTextFormattedCitation":"[125]","previouslyFormattedCitation":"[47]"},"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[125]</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w:t>
      </w:r>
    </w:p>
    <w:p>
      <w:pPr>
        <w:pStyle w:val="Normal"/>
        <w:spacing w:lineRule="auto" w:line="480"/>
        <w:jc w:val="both"/>
        <w:rPr>
          <w:rFonts w:ascii="Times New Roman" w:hAnsi="Times New Roman" w:cs="Times New Roman"/>
          <w:b/>
          <w:b/>
          <w:bCs/>
          <w:sz w:val="24"/>
          <w:szCs w:val="24"/>
        </w:rPr>
      </w:pPr>
      <w:r>
        <w:rPr>
          <w:rFonts w:cs="Times New Roman" w:ascii="Times New Roman" w:hAnsi="Times New Roman"/>
          <w:b/>
          <w:bCs/>
          <w:sz w:val="24"/>
          <w:szCs w:val="24"/>
        </w:rPr>
        <w:t xml:space="preserve">3.4.1 Mechanical Cleavage </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 xml:space="preserve">This method of monolayer preparation involves using adhesive tape to separate a single from the few-layer structure of the bulk material. It is the most used top-down approach in synthesizing many ultrathin two-dimensional TMDs </w:t>
      </w:r>
      <w:r>
        <w:fldChar w:fldCharType="begin"/>
      </w:r>
      <w:r>
        <w:rPr>
          <w:sz w:val="24"/>
          <w:szCs w:val="24"/>
          <w:rFonts w:cs="Times New Roman" w:ascii="Times New Roman" w:hAnsi="Times New Roman"/>
        </w:rPr>
        <w:instrText>ADDIN CSL_CITATION {"citationItems":[{"id":"ITEM-1","itemData":{"DOI":"10.1126/science.1102896","ISSN":"0036-8075","abstract":"We describe monocrystalline graphitic films, which are a few atoms thick but are nonetheless stable under ambient conditions, metallic, and of remarkably high quality. The films are found to be a two-dimensional semimetal with a tiny overlap between valence and conductance bands, and they exhibit a strong ambipolar electric field effect such that electrons and holes in concentrations up to 1013 per square centimeter and with room-temperature mobilities of ∼ 10,000 square centimeters per volt-second can be induced by applying gate voltage.","author":[{"dropping-particle":"","family":"Novoselov","given":"K. S.","non-dropping-particle":"","parse-names":false,"suffix":""}],"container-title":"Science","id":"ITEM-1","issue":"5696","issued":{"date-parts":[["2004","10","22"]]},"page":"666-669","title":"Electric Field Effect in Atomically Thin Carbon Films","type":"article-journal","volume":"306"},"uris":["http://www.mendeley.com/documents/?uuid=f22a7d23-143e-40f8-b1af-9522b584b257"]},{"id":"ITEM-2","itemData":{"DOI":"10.1021/nl903868w","ISSN":"1530-6984","abstract":"Novel physical phenomena can emerge in low-dimensional nanomaterials. Bulk MoS2, a prototypical metal dichalcogenide, is an indirect bandgap semiconductor with negligible photoluminescence. When the MoS2 crystal is thinned to monolayer, however, a strong photoluminescence emerges, indicating an indirect to direct bandgap transition in this d-electron system. This observation shows that quantum confinement in layered d-electron materials like MoS2 provides new opportunities for engineering the electronic structure of matter at the nanoscale.","author":[{"dropping-particle":"","family":"Splendiani","given":"Andrea","non-dropping-particle":"","parse-names":false,"suffix":""},{"dropping-particle":"","family":"Sun","given":"Liang","non-dropping-particle":"","parse-names":false,"suffix":""},{"dropping-particle":"","family":"Zhang","given":"Yuanbo","non-dropping-particle":"","parse-names":false,"suffix":""},{"dropping-particle":"","family":"Li","given":"Tianshu","non-dropping-particle":"","parse-names":false,"suffix":""},{"dropping-particle":"","family":"Kim","given":"Jonghwan","non-dropping-particle":"","parse-names":false,"suffix":""},{"dropping-particle":"","family":"Chim","given":"Chi-Yung","non-dropping-particle":"","parse-names":false,"suffix":""},{"dropping-particle":"","family":"Galli","given":"Giulia","non-dropping-particle":"","parse-names":false,"suffix":""},{"dropping-particle":"","family":"Wang","given":"Feng","non-dropping-particle":"","parse-names":false,"suffix":""}],"container-title":"Nano Letters","id":"ITEM-2","issue":"4","issued":{"date-parts":[["2010","4","14"]]},"note":"doi: 10.1021/nl903868w","page":"1271-1275","publisher":"American Chemical Society","title":"Emerging Photoluminescence in Monolayer MoS2","type":"article-journal","volume":"10"},"uris":["http://www.mendeley.com/documents/?uuid=1d6c62a2-bf16-407c-a74e-147bef086a14"]},{"id":"ITEM-3","itemData":{"DOI":"10.1038/nnano.2010.279","ISSN":"1748-3395","abstract":"Two-dimensional materials are attractive for use in next-generation nanoelectronic devices because, compared to one-dimensional materials, it is relatively easy to fabricate complex structures from them. The most widely studied two-dimensional material is graphene1,2, both because of its rich physics3,4,5 and its high mobility6. However, pristine graphene does not have a bandgap, a property that is essential for many applications, including transistors7. Engineering a graphene bandgap increases fabrication complexity and either reduces mobilities to the level of strained silicon films8,9,10,11,12,13 or requires high voltages14,15. Although single layers of MoS2 have a large intrinsic bandgap of 1.8 eV (ref. 16), previously reported mobilities in the 0.5–3 cm2 V−1 s−1 range17 are too low for practical devices. Here, we use a halfnium oxide gate dielectric to demonstrate a room-temperature single-layer MoS2 mobility of at least 200 cm2 V−1 s−1, similar to that of graphene nanoribbons, and demonstrate transistors with room-temperature current on/off ratios of 1 × 108 and ultralow standby power dissipation. Because monolayer MoS2 has a direct bandgap16,18, it can be used to construct interband tunnel FETs19, which offer lower power consumption than classical transistors. Monolayer MoS2 could also complement graphene in applications that require thin transparent semiconductors, such as optoelectronics and energy harvesting.","author":[{"dropping-particle":"","family":"Radisavljevic","given":"B","non-dropping-particle":"","parse-names":false,"suffix":""},{"dropping-particle":"","family":"Radenovic","given":"A","non-dropping-particle":"","parse-names":false,"suffix":""},{"dropping-particle":"","family":"Brivio","given":"J","non-dropping-particle":"","parse-names":false,"suffix":""},{"dropping-particle":"","family":"Giacometti","given":"V","non-dropping-particle":"","parse-names":false,"suffix":""},{"dropping-particle":"","family":"Kis","given":"A","non-dropping-particle":"","parse-names":false,"suffix":""}],"container-title":"Nature Nanotechnology","id":"ITEM-3","issue":"3","issued":{"date-parts":[["2011"]]},"page":"147-150","title":"Single-layer MoS2 transistors","type":"article-journal","volume":"6"},"uris":["http://www.mendeley.com/documents/?uuid=460f0f47-752b-4649-ba13-c8a8ea7b93a3"]}],"mendeley":{"formattedCitation":"[126–128]","plainTextFormattedCitation":"[126–128]","previouslyFormattedCitation":"[48–50]"},"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[126–128]</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Monolayer TMDs produce via this methods have been found to have several advantages, such as very useful intrinsic physicochemical properties and highly crystalline nanosheets with large size and few defects, which makes them useful in the design of electronic devices. Nevertheless, they are also plagued by disadvantages, such as a lack of control in size and thickness and a low production rate. Furthermore, a substrate is needed to support the nanosheet. In a very high demanding application, this method of preparation is not sufficient to meet the need </w:t>
      </w:r>
      <w:r>
        <w:fldChar w:fldCharType="begin"/>
      </w:r>
      <w:r>
        <w:rPr>
          <w:sz w:val="24"/>
          <w:szCs w:val="24"/>
          <w:rFonts w:cs="Times New Roman" w:ascii="Times New Roman" w:hAnsi="Times New Roman"/>
        </w:rPr>
        <w:instrText>ADDIN CSL_CITATION {"citationItems":[{"id":"ITEM-1","itemData":{"DOI":"10.1039/C4CS00300D","abstract":"The increasing demand of clinical biomedicine and fast development of nanobiotechnology has substantially promoted the generation of a variety of organic/inorganic nanosystems for biomedical applications. Biocompatible two-dimensional (2D) graphene analogues (e.g.{,} nanosheets of transition metal dichalcogenides{,} transition metal oxides{,} g-C3N4{,} Bi2Se3{,} BN{,} etc.){,} which are referred to as 2D-GAs{,} have emerged as a new unique family of nanomaterials that show unprecedented advantages and superior performances in biomedicine due to their unique compositional{,} structural and physicochemical features. In this review{,} we summarize the state-of-the-art progress of this dynamically developed material family with a particular focus on biomedical applications. After the introduction{,} the second section of the article summarizes a range of synthetic methods for new types of 2D-GAs as well as their surface functionalization. The subsequent section provides a snapshot on the use of these biocompatible 2D-GAs for a broad spectrum of biomedical applications{,} including therapeutic (photothermal/photodynamic therapy{,} chemotherapy and synergistic therapy){,} diagnostic (fluorescent/magnetic resonance/computed tomography/photoacoustic imaging) and theranostic (concurrent diagnostic imaging and therapy) applications{,} especially on oncology. In addition{,} we briefly present the biosensing applications of these 2D-GAs for the detection of biomacromolecules and their in vitro/in vivo biosafety evaluations. The last section summarizes some critical unresolved issues{,} possible challenges/obstacles and also proposes future perspectives related to the rational design and construction of 2D-GAs for biomedical engineering{,} which are believed to promote their clinical translations for benefiting the personalized medicine and human health.","author":[{"dropping-particle":"","family":"Chen","given":"Yu","non-dropping-particle":"","parse-names":false,"suffix":""},{"dropping-particle":"","family":"Tan","given":"Chaoliang","non-dropping-particle":"","parse-names":false,"suffix":""},{"dropping-particle":"","family":"Zhang","given":"Hua","non-dropping-particle":"","parse-names":false,"suffix":""},{"dropping-particle":"","family":"Wang","given":"Lianzhou","non-dropping-particle":"","parse-names":false,"suffix":""}],"container-title":"Chem. Soc. Rev.","id":"ITEM-1","issue":"9","issued":{"date-parts":[["2015"]]},"page":"2681-2701","publisher":"The Royal Society of Chemistry","title":"Two-dimensional graphene analogues for biomedical applications","type":"article-journal","volume":"44"},"uris":["http://www.mendeley.com/documents/?uuid=ebbce2f5-980f-4b98-9f62-cfe76ba1f90e"]}],"mendeley":{"formattedCitation":"[129]","plainTextFormattedCitation":"[129]","previouslyFormattedCitation":"[51]"},"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[129]</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Examples of the monolayer TMDs materials isolated using this technique include MoS2 and NbSe2</w:t>
      </w:r>
      <w:r>
        <w:fldChar w:fldCharType="begin"/>
      </w:r>
      <w:r>
        <w:rPr>
          <w:sz w:val="24"/>
          <w:szCs w:val="24"/>
          <w:rFonts w:cs="Times New Roman" w:ascii="Times New Roman" w:hAnsi="Times New Roman"/>
        </w:rPr>
        <w:instrText>ADDIN CSL_CITATION {"citationItems":[{"id":"ITEM-1","itemData":{"DOI":"10.1073/pnas.0502848102","ISSN":"00278424","PMID":"16027370","abstract":"We report free-standing atomic crystals that are strictly 2D and can be viewed as individual atomic planes pulled out of bulk crystals or as unrolled single-wall nanotubes. By using micromechanical cleavage, we have prepared and studied a variety of 2D crystals including single layers of boron nitride, graphite, several dichalcogenides, and complex oxides. These atomically thin sheets (essentially gigantic 2D molecules unprotected from the immediate environment) are stable under ambient conditions, exhibit high crystal quality, and are continuous on a macroscopic scale. © 2005 by The National Academy of Sciences of the USA.","author":[{"dropping-particle":"","family":"Novoselov","given":"K. S.","non-dropping-particle":"","parse-names":false,"suffix":""},{"dropping-particle":"","family":"Jiang","given":"D.","non-dropping-particle":"","parse-names":false,"suffix":""},{"dropping-particle":"","family":"Schedin","given":"F.","non-dropping-particle":"","parse-names":false,"suffix":""},{"dropping-particle":"","family":"Booth","given":"T. J.","non-dropping-particle":"","parse-names":false,"suffix":""},{"dropping-particle":"V.","family":"Khotkevich","given":"V.","non-dropping-particle":"","parse-names":false,"suffix":""},{"dropping-particle":"V.","family":"Morozov","given":"S.","non-dropping-particle":"","parse-names":false,"suffix":""},{"dropping-particle":"","family":"Geim","given":"A. K.","non-dropping-particle":"","parse-names":false,"suffix":""}],"container-title":"Proceedings of the National Academy of Sciences of the United States of America","id":"ITEM-1","issue":"30","issued":{"date-parts":[["2005"]]},"page":"10451-10453","title":"Two-dimensional atomic crystals","type":"article-journal","volume":"102"},"uris":["http://www.mendeley.com/documents/?uuid=fdc2c222-f30a-43ef-a60a-d873e192029b"]}],"mendeley":{"formattedCitation":"[130]","plainTextFormattedCitation":"[130]","previouslyFormattedCitation":"[52]"},"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[130]</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TMDs of Group IVB nanomaterial that easily decomposes in air and becomes oxidized have been prepared using the mechanical exfoliation methods carried out in a glove box and a vacuum chamber for immediate passivation with protective encapsulation layers</w:t>
      </w:r>
      <w:r>
        <w:fldChar w:fldCharType="begin"/>
      </w:r>
      <w:r>
        <w:rPr>
          <w:sz w:val="24"/>
          <w:szCs w:val="24"/>
          <w:rFonts w:cs="Times New Roman" w:ascii="Times New Roman" w:hAnsi="Times New Roman"/>
        </w:rPr>
        <w:instrText>ADDIN CSL_CITATION {"citationItems":[{"id":"ITEM-1","itemData":{"DOI":"10.1021/acsnano.5b06680","ISSN":"1936-0851","abstract":"Atomically smooth van der Waals materials are structurally stable in a monolayer and a few layers but are susceptible to oxygen-rich environments. In particular, recently emerging materials such as black phosphorus and perovskite have revealed stronger environmental sensitivity than other two-dimensional layered materials, often obscuring the interesting intrinsic electronic and optical properties. Unleashing the true potential of these materials requires oxidation-free sample preparation that protects thin flakes from air exposure. Here, we fabricated few-layer hafnium disulfide (HfS2) field effect transistors (FETs) using an integrated vacuum cluster system and study their electronic properties and stability under ambient conditions. By performing all the device fabrication and characterization procedure under an oxygen- and moisture-free environment, we found that few-layer AA-stacking HfS2-FETs display excellent field effect responses (Ion/Ioff ≈ 107) with reduced hysteresis compared to the FETs prepared under ambient conditions. Oxidation of HfS2 occurs uniformly over the entire area, increasing the film thickness by 250% at a prolonged oxidation time of &gt;120 h, while defects on the surface are the preferential initial oxidation sites. We further demonstrated that the stability of the device in air is significantly improved by passivating FETs with BN in a vacuum cluster.","author":[{"dropping-particle":"","family":"Chae","given":"Sang Hoon","non-dropping-particle":"","parse-names":false,"suffix":""},{"dropping-particle":"","family":"Jin","given":"Youngjo","non-dropping-particle":"","parse-names":false,"suffix":""},{"dropping-particle":"","family":"Kim","given":"Tae Soo","non-dropping-particle":"","parse-names":false,"suffix":""},{"dropping-particle":"","family":"Chung","given":"Dong Seob","non-dropping-particle":"","parse-names":false,"suffix":""},{"dropping-particle":"","family":"Na","given":"Hyunyeong","non-dropping-particle":"","parse-names":false,"suffix":""},{"dropping-particle":"","family":"Nam","given":"Honggi","non-dropping-particle":"","parse-names":false,"suffix":""},{"dropping-particle":"","family":"Kim","given":"Hyun","non-dropping-particle":"","parse-names":false,"suffix":""},{"dropping-particle":"","family":"Perello","given":"David J","non-dropping-particle":"","parse-names":false,"suffix":""},{"dropping-particle":"","family":"Jeong","given":"Hye Yun","non-dropping-particle":"","parse-names":false,"suffix":""},{"dropping-particle":"","family":"Ly","given":"Thuc Hue","non-dropping-particle":"","parse-names":false,"suffix":""},{"dropping-particle":"","family":"Lee","given":"Young Hee","non-dropping-particle":"","parse-names":false,"suffix":""}],"container-title":"ACS Nano","id":"ITEM-1","issue":"1","issued":{"date-parts":[["2016","1","26"]]},"note":"doi: 10.1021/acsnano.5b06680","page":"1309-1316","publisher":"American Chemical Society","title":"Oxidation Effect in Octahedral Hafnium Disulfide Thin Film","type":"article-journal","volume":"10"},"uris":["http://www.mendeley.com/documents/?uuid=b0c3546c-3b28-4916-8c16-290aef94ff50"]},{"id":"ITEM-2","itemData":{"DOI":"10.1126/sciadv.1700481","ISSN":"23752548","PMID":"28819644","abstract":"The success of silicon as a dominant semiconductor technology has been enabled by its moderate band gap (1.1 eV), permitting low-voltage operation at reduced leakage current, and the existence of SiO2 as a high-quality \"native\" insulator. In contrast, other mainstream semiconductors lack stable oxides and must rely on deposited insulators, presenting numerous compatibility challenges. We demonstrate that layered two-dimensional (2D) semiconductors HfSe2 and ZrSe2 have band gaps of 0.9 to 1.2 eV (bulk to monolayer) and technologically desirable \"high-κ\" native dielectrics HfO2 and ZrO2, respectively. We use spectroscopic and computational studies to elucidate their electronic band structure and then fabricate air-stable transistors down to three-layer thickness with careful processing and dielectric encapsulation. Electronic measurements reveal promising performance (on/off ratio &gt; 106; on current, ∼30 mA/mm), with native oxides reducing the effects of interfacial traps. These are the first 2D materials to demonstrate technologically relevant properties of silicon, in addition to unique compatibility with high-k dielectrics, and scaling benefits from their atomically thin nature.","author":[{"dropping-particle":"","family":"Mleczko","given":"Michal J.","non-dropping-particle":"","parse-names":false,"suffix":""},{"dropping-particle":"","family":"Zhang","given":"Chaofan","non-dropping-particle":"","parse-names":false,"suffix":""},{"dropping-particle":"","family":"Lee","given":"Hye Ryoung","non-dropping-particle":"","parse-names":false,"suffix":""},{"dropping-particle":"","family":"Kuo","given":"Hsueh Hui","non-dropping-particle":"","parse-names":false,"suffix":""},{"dropping-particle":"","family":"Magyari-Köpe","given":"Blanka","non-dropping-particle":"","parse-names":false,"suffix":""},{"dropping-particle":"","family":"Moore","given":"Robert G.","non-dropping-particle":"","parse-names":false,"suffix":""},{"dropping-particle":"","family":"Shen","given":"Zhi Xun","non-dropping-particle":"","parse-names":false,"suffix":""},{"dropping-particle":"","family":"Fisher","given":"Ian R.","non-dropping-particle":"","parse-names":false,"suffix":""},{"dropping-particle":"","family":"Nishi","given":"Yoshio","non-dropping-particle":"","parse-names":false,"suffix":""},{"dropping-particle":"","family":"Pop","given":"Eric","non-dropping-particle":"","parse-names":false,"suffix":""}],"container-title":"Science Advances","id":"ITEM-2","issue":"8","issued":{"date-parts":[["2017"]]},"title":"HfSe2 and ZrSe2: Two-dimensional semiconductors with native high-κ oxides","type":"article-journal","volume":"3"},"uris":["http://www.mendeley.com/documents/?uuid=4eed1dfb-d8d7-426a-ba8c-276899116c3d"]},{"id":"ITEM-3","itemData":{"DOI":"10.3390/app6090264","ISSN":"20763417","abstract":"In the race towards two-dimensional electronic and optoelectronic devices, semiconducting transition metal dichalcogenides (TMDCs) from group VIB have been intensively studied in recent years due to the indirect to direct band-gap transition from bulk to the monolayer. However, new materials still need to be explored. For example, semiconducting TMDCs from group IVB have been predicted to have larger mobilities than their counterparts from group VIB in the monolayer limit. In this work we report the mechanical exfoliation of ZrX2 (X = S, Se) from bulk down to the monolayer and we study the dimensionality dependence of the Raman spectra in ambient conditions. We observe Raman signal from bulk to few layers and no shift in the peak positions is found when decreasing the dimensionality. While a Raman signal can be observed from bulk to a bilayer for ZrS2, we could only detect signal down to five layers for flakes of ZrSe2. These results show the possibility of obtaining atomically thin layers of ZrX2 by mechanical exfoliation and represent one of the first steps towards the investigation of the properties of these materials, still unexplored in the two-dimensional limit.","author":[{"dropping-particle":"","family":"Mañas-Valero","given":"Samuel","non-dropping-particle":"","parse-names":false,"suffix":""},{"dropping-particle":"","family":"García-López","given":"Víctor","non-dropping-particle":"","parse-names":false,"suffix":""},{"dropping-particle":"","family":"Cantarero","given":"Andrés","non-dropping-particle":"","parse-names":false,"suffix":""},{"dropping-particle":"","family":"Galbiati","given":"Marta","non-dropping-particle":"","parse-names":false,"suffix":""}],"container-title":"Applied Sciences (Switzerland)","id":"ITEM-3","issue":"9","issued":{"date-parts":[["2016"]]},"title":"Raman spectra of ZrS2 and ZrSe2 from bulk to atomically thin layers","type":"article-journal","volume":"6"},"uris":["http://www.mendeley.com/documents/?uuid=2ff3a71d-cc21-45bb-bdaf-ca587fb44d56"]}],"mendeley":{"formattedCitation":"[131–133]","plainTextFormattedCitation":"[131–133]","previouslyFormattedCitation":"[53–55]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[131–133]</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Few layers of HfS2 have been fabricated by Chae et al. using a SiO2/Si as a substrate in a vacuum cluster system to avoid oxidation </w:t>
      </w:r>
      <w:r>
        <w:fldChar w:fldCharType="begin"/>
      </w:r>
      <w:r>
        <w:rPr>
          <w:sz w:val="24"/>
          <w:szCs w:val="24"/>
          <w:rFonts w:cs="Times New Roman" w:ascii="Times New Roman" w:hAnsi="Times New Roman"/>
        </w:rPr>
        <w:instrText>ADDIN CSL_CITATION {"citationItems":[{"id":"ITEM-1","itemData":{"DOI":"10.1021/acsnano.5b06680","ISSN":"1936-0851","abstract":"Atomically smooth van der Waals materials are structurally stable in a monolayer and a few layers but are susceptible to oxygen-rich environments. In particular, recently emerging materials such as black phosphorus and perovskite have revealed stronger environmental sensitivity than other two-dimensional layered materials, often obscuring the interesting intrinsic electronic and optical properties. Unleashing the true potential of these materials requires oxidation-free sample preparation that protects thin flakes from air exposure. Here, we fabricated few-layer hafnium disulfide (HfS2) field effect transistors (FETs) using an integrated vacuum cluster system and study their electronic properties and stability under ambient conditions. By performing all the device fabrication and characterization procedure under an oxygen- and moisture-free environment, we found that few-layer AA-stacking HfS2-FETs display excellent field effect responses (Ion/Ioff ≈ 107) with reduced hysteresis compared to the FETs prepared under ambient conditions. Oxidation of HfS2 occurs uniformly over the entire area, increasing the film thickness by 250% at a prolonged oxidation time of &gt;120 h, while defects on the surface are the preferential initial oxidation sites. We further demonstrated that the stability of the device in air is significantly improved by passivating FETs with BN in a vacuum cluster.","author":[{"dropping-particle":"","family":"Chae","given":"Sang Hoon","non-dropping-particle":"","parse-names":false,"suffix":""},{"dropping-particle":"","family":"Jin","given":"Youngjo","non-dropping-particle":"","parse-names":false,"suffix":""},{"dropping-particle":"","family":"Kim","given":"Tae Soo","non-dropping-particle":"","parse-names":false,"suffix":""},{"dropping-particle":"","family":"Chung","given":"Dong Seob","non-dropping-particle":"","parse-names":false,"suffix":""},{"dropping-particle":"","family":"Na","given":"Hyunyeong","non-dropping-particle":"","parse-names":false,"suffix":""},{"dropping-particle":"","family":"Nam","given":"Honggi","non-dropping-particle":"","parse-names":false,"suffix":""},{"dropping-particle":"","family":"Kim","given":"Hyun","non-dropping-particle":"","parse-names":false,"suffix":""},{"dropping-particle":"","family":"Perello","given":"David J","non-dropping-particle":"","parse-names":false,"suffix":""},{"dropping-particle":"","family":"Jeong","given":"Hye Yun","non-dropping-particle":"","parse-names":false,"suffix":""},{"dropping-particle":"","family":"Ly","given":"Thuc Hue","non-dropping-particle":"","parse-names":false,"suffix":""},{"dropping-particle":"","family":"Lee","given":"Young Hee","non-dropping-particle":"","parse-names":false,"suffix":""}],"container-title":"ACS Nano","id":"ITEM-1","issue":"1","issued":{"date-parts":[["2016","1","26"]]},"note":"doi: 10.1021/acsnano.5b06680","page":"1309-1316","publisher":"American Chemical Society","title":"Oxidation Effect in Octahedral Hafnium Disulfide Thin Film","type":"article-journal","volume":"10"},"uris":["http://www.mendeley.com/documents/?uuid=b0c3546c-3b28-4916-8c16-290aef94ff50"]}],"mendeley":{"formattedCitation":"[131]","plainTextFormattedCitation":"[131]","previouslyFormattedCitation":"[53]"},"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[131]</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Similarly, a few layers of HfS2 have been prepared from its bulk crystals using scotch tape and SiO</w:t>
      </w:r>
      <w:r>
        <w:rPr>
          <w:rFonts w:cs="Times New Roman" w:ascii="Times New Roman" w:hAnsi="Times New Roman"/>
          <w:sz w:val="24"/>
          <w:szCs w:val="24"/>
          <w:vertAlign w:val="subscript"/>
        </w:rPr>
        <w:t>2</w:t>
      </w:r>
      <w:r>
        <w:rPr>
          <w:rFonts w:cs="Times New Roman" w:ascii="Times New Roman" w:hAnsi="Times New Roman"/>
          <w:sz w:val="24"/>
          <w:szCs w:val="24"/>
        </w:rPr>
        <w:t>/Si/Al</w:t>
      </w:r>
      <w:r>
        <w:rPr>
          <w:rFonts w:cs="Times New Roman" w:ascii="Times New Roman" w:hAnsi="Times New Roman"/>
          <w:sz w:val="24"/>
          <w:szCs w:val="24"/>
          <w:vertAlign w:val="subscript"/>
        </w:rPr>
        <w:t>2</w:t>
      </w:r>
      <w:r>
        <w:rPr>
          <w:rFonts w:cs="Times New Roman" w:ascii="Times New Roman" w:hAnsi="Times New Roman"/>
          <w:sz w:val="24"/>
          <w:szCs w:val="24"/>
        </w:rPr>
        <w:t>O</w:t>
      </w:r>
      <w:r>
        <w:rPr>
          <w:rFonts w:cs="Times New Roman" w:ascii="Times New Roman" w:hAnsi="Times New Roman"/>
          <w:sz w:val="24"/>
          <w:szCs w:val="24"/>
          <w:vertAlign w:val="subscript"/>
        </w:rPr>
        <w:t>3</w:t>
      </w:r>
      <w:r>
        <w:rPr>
          <w:rFonts w:cs="Times New Roman" w:ascii="Times New Roman" w:hAnsi="Times New Roman"/>
          <w:sz w:val="24"/>
          <w:szCs w:val="24"/>
        </w:rPr>
        <w:t xml:space="preserve"> as a substrate. The small piece collected on the tap was then cleaved several times to give a thin film of average size of thickness</w:t>
      </w:r>
      <w:r>
        <w:fldChar w:fldCharType="begin"/>
      </w:r>
      <w:r>
        <w:rPr>
          <w:sz w:val="24"/>
          <w:szCs w:val="24"/>
          <w:rFonts w:cs="Times New Roman" w:ascii="Times New Roman" w:hAnsi="Times New Roman"/>
        </w:rPr>
        <w:instrText>ADDIN CSL_CITATION {"citationItems":[{"id":"ITEM-1","itemData":{"DOI":"10.1038/srep22277","ISSN":"20452322","abstract":"HfS2 is the novel transition metal dichalcogenide, which has not been experimentally investigated as the material for electron devices. As per the theoretical calculations, HfS2 has the potential for well-balanced mobility (1,800 cm2/V·s) and bandgap (1.2 eV) and hence it can be a good candidate for realizing low-power devices. In this paper, the fundamental properties of few-layer HfS2 flakes were experimentally evaluated. Micromechanical exfoliation using scotch tape extracted atomically thin HfS2 flakes with varying colour contrasts associated with the number of layers and resonant Raman peaks. We demonstrated the I-V characteristics of the back-gated few-layer (3.8 nm) HfS2 transistor with the robust current saturation. The on/off ratio was more than 10 4 and the maximum drain current of 0.2 μA/μm was observed. Moreover, using the electric double-layer gate structure with LiClO 4:PEO electrolyte, the drain current of the HfS2 transistor significantly increased to 0.75 mA/μm and the mobility was estimated to be 45 cm2/V·s at least. This improved current seemed to indicate superior intrinsic properties of HfS2. These results provides the basic information for the experimental researches of electron devices based on HfS2.","author":[{"dropping-particle":"","family":"Kanazawa","given":"Toru","non-dropping-particle":"","parse-names":false,"suffix":""},{"dropping-particle":"","family":"Amemiya","given":"Tomohiro","non-dropping-particle":"","parse-names":false,"suffix":""},{"dropping-particle":"","family":"Ishikawa","given":"Atsushi","non-dropping-particle":"","parse-names":false,"suffix":""},{"dropping-particle":"","family":"Upadhyaya","given":"Vikrant","non-dropping-particle":"","parse-names":false,"suffix":""},{"dropping-particle":"","family":"Tsuruta","given":"Kenji","non-dropping-particle":"","parse-names":false,"suffix":""},{"dropping-particle":"","family":"Tanaka","given":"Takuo","non-dropping-particle":"","parse-names":false,"suffix":""},{"dropping-particle":"","family":"Miyamoto","given":"Yasuyuki","non-dropping-particle":"","parse-names":false,"suffix":""}],"container-title":"Scientific Reports","id":"ITEM-1","issue":"March","issued":{"date-parts":[["2016"]]},"page":"1-9","title":"Few-layer HfS2 transistors","type":"article-journal","volume":"6"},"uris":["http://www.mendeley.com/documents/?uuid=6992a8c0-19df-4732-9d88-33c6a8e9b6ed"]}],"mendeley":{"formattedCitation":"[134]","plainTextFormattedCitation":"[134]","previouslyFormattedCitation":"[56]"},"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[134]</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w:t>
      </w:r>
    </w:p>
    <w:p>
      <w:pPr>
        <w:pStyle w:val="Normal"/>
        <w:spacing w:lineRule="auto" w:line="480"/>
        <w:jc w:val="center"/>
        <w:rPr>
          <w:rFonts w:ascii="Times New Roman" w:hAnsi="Times New Roman" w:cs="Times New Roman"/>
          <w:sz w:val="24"/>
          <w:szCs w:val="24"/>
        </w:rPr>
      </w:pPr>
      <w:r>
        <w:rPr/>
        <w:drawing>
          <wp:inline distT="0" distB="0" distL="0" distR="0">
            <wp:extent cx="3762375" cy="3284220"/>
            <wp:effectExtent l="0" t="0" r="0" b="0"/>
            <wp:docPr id="1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
                    <pic:cNvPicPr>
                      <a:picLocks noChangeAspect="1" noChangeArrowheads="1"/>
                    </pic:cNvPicPr>
                  </pic:nvPicPr>
                  <pic:blipFill>
                    <a:blip r:embed="rId12"/>
                    <a:stretch>
                      <a:fillRect/>
                    </a:stretch>
                  </pic:blipFill>
                  <pic:spPr bwMode="auto">
                    <a:xfrm>
                      <a:off x="0" y="0"/>
                      <a:ext cx="3762375" cy="3284220"/>
                    </a:xfrm>
                    <a:prstGeom prst="rect">
                      <a:avLst/>
                    </a:prstGeom>
                  </pic:spPr>
                </pic:pic>
              </a:graphicData>
            </a:graphic>
          </wp:inline>
        </w:drawing>
      </w:r>
      <w:r>
        <w:fldChar w:fldCharType="begin"/>
      </w:r>
      <w:r>
        <w:rPr/>
        <w:instrText>ADDIN CSL_CITATION {"citationItems":[{"id":"ITEM-1","itemData":{"DOI":"10.1103/RevModPhys.83.837","ISSN":"00346861","abstract":"Much like the world described in Abbott's Flatland, graphene is a two-dimensional object. And, as \"Flatland\" is \"a romance of many dimensions,\" graphene is much more than just a flat crystal. It possesses a number of unusual properties which are often unique or superior to those in other materials. In this brief lecture I would like to explain the reason for my (and many other people's) fascination with this material, and invite the reader to share some of the excitement I've experienced while researching it. © 2011 American Physical Society.","author":[{"dropping-particle":"","family":"Novoselov","given":"K. S.","non-dropping-particle":"","parse-names":false,"suffix":""}],"container-title":"Reviews of Modern Physics","id":"ITEM-1","issue":"3","issued":{"date-parts":[["2011"]]},"page":"837-849","title":"Nobel Lecture: Graphene: Materials in the Flatland","type":"article-journal","volume":"83"},"uris":["http://www.mendeley.com/documents/?uuid=c43c81fb-aff2-47dd-b557-f51ef56e255e"]}],"mendeley":{"formattedCitation":"[135]","plainTextFormattedCitation":"[135]","previouslyFormattedCitation":"[57]"},"properties":{"noteIndex":0},"schema":"https://github.com/citation-style-language/schema/raw/master/csl-citation.json"}</w:instrText>
      </w:r>
      <w:r>
        <w:rPr/>
      </w:r>
      <w:r>
        <w:rPr/>
        <w:fldChar w:fldCharType="separate"/>
      </w:r>
      <w:r>
        <w:rPr/>
      </w:r>
      <w:r>
        <w:rPr>
          <w:rFonts w:cs="Times New Roman" w:ascii="Times New Roman" w:hAnsi="Times New Roman"/>
          <w:sz w:val="24"/>
          <w:szCs w:val="24"/>
        </w:rPr>
        <w:t>[135]</w:t>
      </w:r>
      <w:r>
        <w:rPr/>
      </w:r>
      <w:r>
        <w:rPr/>
        <w:fldChar w:fldCharType="end"/>
      </w:r>
    </w:p>
    <w:p>
      <w:pPr>
        <w:pStyle w:val="Normal"/>
        <w:spacing w:lineRule="auto" w:line="480"/>
        <w:jc w:val="center"/>
        <w:rPr>
          <w:rFonts w:ascii="Times New Roman" w:hAnsi="Times New Roman" w:cs="Times New Roman"/>
          <w:sz w:val="24"/>
          <w:szCs w:val="24"/>
        </w:rPr>
      </w:pPr>
      <w:r>
        <w:rPr/>
        <w:drawing>
          <wp:inline distT="0" distB="0" distL="0" distR="0">
            <wp:extent cx="4648200" cy="2517775"/>
            <wp:effectExtent l="0" t="0" r="0" b="0"/>
            <wp:docPr id="12"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
                    <pic:cNvPicPr>
                      <a:picLocks noChangeAspect="1" noChangeArrowheads="1"/>
                    </pic:cNvPicPr>
                  </pic:nvPicPr>
                  <pic:blipFill>
                    <a:blip r:embed="rId13"/>
                    <a:stretch>
                      <a:fillRect/>
                    </a:stretch>
                  </pic:blipFill>
                  <pic:spPr bwMode="auto">
                    <a:xfrm>
                      <a:off x="0" y="0"/>
                      <a:ext cx="4648200" cy="2517775"/>
                    </a:xfrm>
                    <a:prstGeom prst="rect">
                      <a:avLst/>
                    </a:prstGeom>
                  </pic:spPr>
                </pic:pic>
              </a:graphicData>
            </a:graphic>
          </wp:inline>
        </w:drawing>
      </w:r>
      <w:r>
        <w:fldChar w:fldCharType="begin"/>
      </w:r>
      <w:r>
        <w:rPr/>
        <w:instrText>ADDIN CSL_CITATION {"citationItems":[{"id":"ITEM-1","itemData":{"DOI":"10.1002/smll.201101016","ISSN":"16136810","PMID":"22012880","abstract":"Single- and multilayer MoS 2 films are deposited onto Si/SiO 2 using the mechanical exfoliation technique. The films were then used for the fabrication of field-effect transistors (FETs). These FET devices can be used as gas sensors to detect nitrous oxide (NO). Although the single-layer MoS 2 device shows a rapid response after exposure to NO, the current was found to be unstable. The two-, three-, and four-layer MoS 2 devices show both stable and sensitive responses to NO down to a concentration of 0.8 ppm. Copyright © 2012 WILEY-VCH Verlag GmbH &amp; Co. KGaA, Weinheim.","author":[{"dropping-particle":"","family":"Li","given":"Hai","non-dropping-particle":"","parse-names":false,"suffix":""},{"dropping-particle":"","family":"Yin","given":"Zongyou","non-dropping-particle":"","parse-names":false,"suffix":""},{"dropping-particle":"","family":"He","given":"Qiyuan","non-dropping-particle":"","parse-names":false,"suffix":""},{"dropping-particle":"","family":"Li","given":"Hong","non-dropping-particle":"","parse-names":false,"suffix":""},{"dropping-particle":"","family":"Huang","given":"Xiao","non-dropping-particle":"","parse-names":false,"suffix":""},{"dropping-particle":"","family":"Lu","given":"Gang","non-dropping-particle":"","parse-names":false,"suffix":""},{"dropping-particle":"","family":"Fam","given":"Derrick Wen Hui","non-dropping-particle":"","parse-names":false,"suffix":""},{"dropping-particle":"","family":"Tok","given":"Alfred Iing Yoong","non-dropping-particle":"","parse-names":false,"suffix":""},{"dropping-particle":"","family":"Zhang","given":"Qing","non-dropping-particle":"","parse-names":false,"suffix":""},{"dropping-particle":"","family":"Zhang","given":"Hua","non-dropping-particle":"","parse-names":false,"suffix":""}],"container-title":"Small","id":"ITEM-1","issue":"1","issued":{"date-parts":[["2012","1","9"]]},"page":"63-67","title":"Fabrication of Single- and Multilayer MoS2 Film-Based Field-Effect Transistors for Sensing NO at Room Temperature","type":"article-journal","volume":"8"},"uris":["http://www.mendeley.com/documents/?uuid=62a7e9ca-da0a-49af-8112-d3e22d74f023"]}],"mendeley":{"formattedCitation":"[136]","plainTextFormattedCitation":"[136]","previouslyFormattedCitation":"[58]"},"properties":{"noteIndex":0},"schema":"https://github.com/citation-style-language/schema/raw/master/csl-citation.json"}</w:instrText>
      </w:r>
      <w:r>
        <w:rPr/>
      </w:r>
      <w:r>
        <w:rPr/>
        <w:fldChar w:fldCharType="separate"/>
      </w:r>
      <w:r>
        <w:rPr/>
      </w:r>
      <w:r>
        <w:rPr>
          <w:rFonts w:cs="Times New Roman" w:ascii="Times New Roman" w:hAnsi="Times New Roman"/>
          <w:sz w:val="24"/>
          <w:szCs w:val="24"/>
        </w:rPr>
        <w:t>[136]</w:t>
      </w:r>
      <w:r>
        <w:rPr/>
      </w:r>
      <w:r>
        <w:rPr/>
        <w:fldChar w:fldCharType="end"/>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jc w:val="both"/>
        <w:rPr>
          <w:rFonts w:ascii="Times New Roman" w:hAnsi="Times New Roman" w:cs="Times New Roman"/>
          <w:b/>
          <w:b/>
          <w:bCs/>
          <w:sz w:val="24"/>
          <w:szCs w:val="24"/>
        </w:rPr>
      </w:pPr>
      <w:r>
        <w:rPr>
          <w:rFonts w:cs="Times New Roman" w:ascii="Times New Roman" w:hAnsi="Times New Roman"/>
          <w:b/>
          <w:bCs/>
          <w:sz w:val="24"/>
          <w:szCs w:val="24"/>
        </w:rPr>
        <w:t xml:space="preserve">3.4.2 Liquid Exfoliation </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 xml:space="preserve">This is another top-down approach that involves exfoliation of the bulk via ultrasonication in certain solvents </w:t>
      </w:r>
      <w:r>
        <w:fldChar w:fldCharType="begin"/>
      </w:r>
      <w:r>
        <w:rPr>
          <w:sz w:val="24"/>
          <w:szCs w:val="24"/>
          <w:rFonts w:cs="Times New Roman" w:ascii="Times New Roman" w:hAnsi="Times New Roman"/>
        </w:rPr>
        <w:instrText>ADDIN CSL_CITATION {"citationItems":[{"id":"ITEM-1","itemData":{"DOI":"10.1016/0025-5408(86)90011-5","ISSN":"00255408","abstract":"MoS2 has been exfoliated into monolayers by intercalation with lithium followed by reaction with water. X-ray diffraction analysis has shown that the exfoliated MoS2 in suspension is in the form of one-molecule-thick sheets. X-ray patterns from dried and re-stacked films of exfoliated MoS2 indicate that the layers are randomly stacked. Exfoliated MoS2 has been deposited on alumina particles in aqueous suspension, enabling recovery of dry exfoliated MoS2 supported on alumina.","author":[{"dropping-particle":"","family":"Joensen","given":"Per","non-dropping-particle":"","parse-names":false,"suffix":""},{"dropping-particle":"","family":"Frindt","given":"R.F.","non-dropping-particle":"","parse-names":false,"suffix":""},{"dropping-particle":"","family":"Morrison","given":"S.Roy","non-dropping-particle":"","parse-names":false,"suffix":""}],"container-title":"Materials Research Bulletin","id":"ITEM-1","issue":"4","issued":{"date-parts":[["1986","4"]]},"page":"457-461","title":"Single-layer MoS2","type":"article-journal","volume":"21"},"uris":["http://www.mendeley.com/documents/?uuid=985108c5-fc32-4bf9-b25c-5a71513ee5f7"]},{"id":"ITEM-2","itemData":{"DOI":"10.1021/am4060222","ISSN":"1944-8244","abstract":"Two-dimensional (2D) molybdenum disulfide (MoS2) has been taken much attention for various applications, such as catalyst, energy storage, and electronics. However, the lack of effective exfoliation methods for obtaining 2D materials in a large quantity has been one of the technical barriers for the real applications. We report a facile liquid-phase exfoliation method to improve the exfoliation efficiency for single-layer MoS2 sheets in 1-methyl-2-pyrrolidinone (NMP) with a sodium hydroxide (NaOH) assistant. The concentration of the exfoliated MoS2 nanosheets was greatly improved compared to that achieved with conventional liquid-phase exfoliation methods using NMP solvent. We demonstrate stable operation of sodium-ion battery by using the exfoliated MoS2 and MoS2-rGO composite as anode materials.","author":[{"dropping-particle":"","family":"Bang","given":"Gyeong Sook","non-dropping-particle":"","parse-names":false,"suffix":""},{"dropping-particle":"","family":"Nam","given":"Kwan Woo","non-dropping-particle":"","parse-names":false,"suffix":""},{"dropping-particle":"","family":"Kim","given":"Jong Yun","non-dropping-particle":"","parse-names":false,"suffix":""},{"dropping-particle":"","family":"Shin","given":"Jongwoo","non-dropping-particle":"","parse-names":false,"suffix":""},{"dropping-particle":"","family":"Choi","given":"Jang Wook","non-dropping-particle":"","parse-names":false,"suffix":""},{"dropping-particle":"","family":"Choi","given":"Sung-Yool","non-dropping-particle":"","parse-names":false,"suffix":""}],"container-title":"ACS Applied Materials &amp; Interfaces","id":"ITEM-2","issue":"10","issued":{"date-parts":[["2014","5","28"]]},"note":"doi: 10.1021/am4060222","page":"7084-7089","publisher":"American Chemical Society","title":"Effective Liquid-Phase Exfoliation and Sodium Ion Battery Application of MoS2 Nanosheets","type":"article-journal","volume":"6"},"uris":["http://www.mendeley.com/documents/?uuid=76ec9604-418f-4cb3-946c-e65c02f79944"]},{"id":"ITEM-3","itemData":{"DOI":"10.1039/C4NR02453B","abstract":"We have developed a simple and efficient strategy to fabricate WS2 nanosheets with low toxicity and good water solubility via a liquid exfoliation method by using H2SO4 intercalation and ultrasonication. The as-prepared WS2 nanosheets were employed not only as an NIR absorbing agent for photothermal therapy (PTT) but also as a photosensitizer (PS) carrier for photodynamic therapy (PDT) due to their sheet like structure that offers large surface area to load PS molecules. Moreover{,} singlet-oxygen generation of the PSs–WS2 complex could be finely controlled by NIR irradiation that could manipulate the PSs release behavior from WS2 nanosheets. The synergistic anti-tumor effect of WS2 nanosheets mediated PDT–PTT was also evaluated carefully and the results clearly showed that the efficacy of combined PDT–PTT treatment of cancer cells is significantly higher than those of PDT-only and PTT-only treatment{,} indicating enhanced efficiency of the combined therapeutic system. In addition{,} the WS2 could be used as a computed tomography (CT) contrast agent for bio-imaging since W atoms have strong X-ray attenuation ability{,} making them a multifunctional theranostic platform for simultaneous imaging-guided diagnosis and therapy.","author":[{"dropping-particle":"","family":"Yong","given":"Yuan","non-dropping-particle":"","parse-names":false,"suffix":""},{"dropping-particle":"","family":"Zhou","given":"Liangjun","non-dropping-particle":"","parse-names":false,"suffix":""},{"dropping-particle":"","family":"Gu","given":"Zhanjun","non-dropping-particle":"","parse-names":false,"suffix":""},{"dropping-particle":"","family":"Yan","given":"Liang","non-dropping-particle":"","parse-names":false,"suffix":""},{"dropping-particle":"","family":"Tian","given":"Gan","non-dropping-particle":"","parse-names":false,"suffix":""},{"dropping-particle":"","family":"Zheng","given":"Xiaopeng","non-dropping-particle":"","parse-names":false,"suffix":""},{"dropping-particle":"","family":"Liu","given":"Xiaodong","non-dropping-particle":"","parse-names":false,"suffix":""},{"dropping-particle":"","family":"Zhang","given":"Xiao","non-dropping-particle":"","parse-names":false,"suffix":""},{"dropping-particle":"","family":"Shi","given":"Junxin","non-dropping-particle":"","parse-names":false,"suffix":""},{"dropping-particle":"","family":"Cong","given":"Wenshu","non-dropping-particle":"","parse-names":false,"suffix":""},{"dropping-particle":"","family":"Yin","given":"Wenyan","non-dropping-particle":"","parse-names":false,"suffix":""},{"dropping-particle":"","family":"Zhao","given":"Yuliang","non-dropping-particle":"","parse-names":false,"suffix":""}],"container-title":"Nanoscale","id":"ITEM-3","issue":"17","issued":{"date-parts":[["2014"]]},"page":"10394-10403","publisher":"The Royal Society of Chemistry","title":"WS2 nanosheet as a new photosensitizer carrier for combined photodynamic and photothermal therapy of cancer cells","type":"article-journal","volume":"6"},"uris":["http://www.mendeley.com/documents/?uuid=003a7f19-6c72-43ab-9919-d44d98fc8ff7"]}],"mendeley":{"formattedCitation":"[137–139]","plainTextFormattedCitation":"[137–139]","previouslyFormattedCitation":"[59–61]"},"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[137–139]</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This sonication breaks the weak Van der Waal forces between the atoms. However, the intercalation is not strong enough to break the covalent bonds in-plane. Hence, for successful exfoliation, ultrasonic intensity and time are essential. The solvent in this system helps stabilize and prevent the reassemblage of the exfoliated nanosheets </w:t>
      </w:r>
      <w:r>
        <w:fldChar w:fldCharType="begin"/>
      </w:r>
      <w:r>
        <w:rPr>
          <w:sz w:val="24"/>
          <w:szCs w:val="24"/>
          <w:rFonts w:cs="Times New Roman" w:ascii="Times New Roman" w:hAnsi="Times New Roman"/>
        </w:rPr>
        <w:instrText>ADDIN CSL_CITATION {"citationItems":[{"id":"ITEM-1","itemData":{"DOI":"10.3389/fbioe.2020.00236","ISSN":"22964185","abstract":"Recently, two-dimensional transition metal dichalcogenides (2D TMDCs) have drawn certain attentions in many fields. The unique and diversified electronic structure and ultrathin sheet structure of 2D TMDCs offer opportunities for moving ahead of other 2D nanomaterials such as graphene and expanding the wide application of inorganic 2D nanomaterials in many fields. For a better understanding of 2D TMDCs, one needs to know methods for their synthesis and modification, as well as their potential applications and possible biological toxicity. Herein, we summarized the recent research progress of 2D TMDCs with particular focus on their biomedical applications and potential health risks. Firstly, two kinds of synthesis methods of 2D TMDCs, top-down and bottom-up, and methods for their surface functionalization are reviewed. Secondly, the applications of 2D TMDCs in the field of biomedicine, including drug loading, photothermal therapy, biological imaging and biosensor were summarized. After that, we presented the existing researches on biosafety evaluation of 2D TMDCs. At last, we discussed major research gap in current researches and challenges and coping strategies in future studies.","author":[{"dropping-particle":"","family":"Zhou","given":"Xiaofei","non-dropping-particle":"","parse-names":false,"suffix":""},{"dropping-particle":"","family":"Sun","given":"Hainan","non-dropping-particle":"","parse-names":false,"suffix":""},{"dropping-particle":"","family":"Bai","given":"Xue","non-dropping-particle":"","parse-names":false,"suffix":""}],"container-title":"Frontiers in Bioengineering and Biotechnology","id":"ITEM-1","issue":"April","issued":{"date-parts":[["2020"]]},"page":"1-13","title":"Two-Dimensional Transition Metal Dichalcogenides: Synthesis, Biomedical Applications and Biosafety Evaluation","type":"article-journal","volume":"8"},"uris":["http://www.mendeley.com/documents/?uuid=1323dfda-7e78-49cb-9420-9d87928ccaec"]}],"mendeley":{"formattedCitation":"[124]","plainTextFormattedCitation":"[124]","previouslyFormattedCitation":"[46]"},"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[124]</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Through the van der Waals interaction, the molecules of the solvent carrying the appropriate energy bind to the surface of the sheets, which in turn helps the exfoliation efficiency because of their matching surface free energy. The currently used solvent includes N-methyl-pyrrolidone (NMP) and dimethylformamide (DMF) which are mainly organic solvents  </w:t>
      </w:r>
      <w:r>
        <w:fldChar w:fldCharType="begin"/>
      </w:r>
      <w:r>
        <w:rPr>
          <w:sz w:val="24"/>
          <w:szCs w:val="24"/>
          <w:rFonts w:cs="Times New Roman" w:ascii="Times New Roman" w:hAnsi="Times New Roman"/>
        </w:rPr>
        <w:instrText>ADDIN CSL_CITATION {"citationItems":[{"id":"ITEM-1","itemData":{"DOI":"10.1021/acs.chemmater.5b04224","ISSN":"0897-4756","abstract":"A highly efficient, reproducible, and scalable approach for exfoliation of MoS2 is critical for utilizing these emerging materials from coatings and composites to printable devices. Additive-free techniques, such as solvent-assisted exfoliation via sonication, are considered to be the most viable approach, where N-methyl-2-pyrrolidone (NMP) is the most effective solvent. However, understanding the mechanism of exfoliation and the key role NMP plays during the process have been elusive and challenges effective improvements in product yield and quality. Here, we report systematic experiments to understand the mechanism of solvent-assisted exfoliation by elucidating the sonolysis chemistries associated with NMP. It is confirmed that in the presence of O2(g) dissolved moisture in NMP plays a critical role during sonication. The higher the moisture content, the more efficient the exfoliation process is. Conversely, when exfoliations are carried out with dried solvents with an inert atmosphere, reaction yields decrease. This is due to redox-active species formed in situ through an autoxidation pathway that converts NMP to N-methyl succinimide by hydroperoxide intermediates. These highly reactive species appear to aid exfoliation by oxidation at reactive edge sites; the charging creates Coulombic repulsion between neighboring sheets that disrupts interlayer basal plane bonding and enables electrostatic stabilization of particles in high-dipole solvents. From these insights, exfoliation in previously reported inactive solvents (e.g., acetonitrile), as well as in the absence of probe sonication, is demonstrated. These findings illustrate that exfoliation of MoS2, and possibly TMD’s in general, can be mediated through understanding the chemistry occurring at the surface–solvent interface.","author":[{"dropping-particle":"","family":"Jawaid","given":"Ali","non-dropping-particle":"","parse-names":false,"suffix":""},{"dropping-particle":"","family":"Nepal","given":"Dhriti","non-dropping-particle":"","parse-names":false,"suffix":""},{"dropping-particle":"","family":"Park","given":"Kyoungweon","non-dropping-particle":"","parse-names":false,"suffix":""},{"dropping-particle":"","family":"Jespersen","given":"Michael","non-dropping-particle":"","parse-names":false,"suffix":""},{"dropping-particle":"","family":"Qualley","given":"Anthony","non-dropping-particle":"","parse-names":false,"suffix":""},{"dropping-particle":"","family":"Mirau","given":"Peter","non-dropping-particle":"","parse-names":false,"suffix":""},{"dropping-particle":"","family":"Drummy","given":"Lawrence F","non-dropping-particle":"","parse-names":false,"suffix":""},{"dropping-particle":"","family":"Vaia","given":"Richard A","non-dropping-particle":"","parse-names":false,"suffix":""}],"container-title":"Chemistry of Materials","id":"ITEM-1","issue":"1","issued":{"date-parts":[["2016","1","12"]]},"note":"doi: 10.1021/acs.chemmater.5b04224","page":"337-348","publisher":"American Chemical Society","title":"Mechanism for Liquid Phase Exfoliation of MoS2","type":"article-journal","volume":"28"},"uris":["http://www.mendeley.com/documents/?uuid=a2ac93b3-62ff-45ec-9841-a36bf97b02d4"]}],"mendeley":{"formattedCitation":"[140]","plainTextFormattedCitation":"[140]","previouslyFormattedCitation":"[62]"},"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[140]</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Their intrinsic properties are crucial for breaking the cohesive forces exiting between the layered material </w:t>
      </w:r>
      <w:r>
        <w:fldChar w:fldCharType="begin"/>
      </w:r>
      <w:r>
        <w:rPr>
          <w:sz w:val="24"/>
          <w:szCs w:val="24"/>
          <w:rFonts w:cs="Times New Roman" w:ascii="Times New Roman" w:hAnsi="Times New Roman"/>
        </w:rPr>
        <w:instrText>ADDIN CSL_CITATION {"citationItems":[{"id":"ITEM-1","itemData":{"DOI":"10.3390/catal12050468","ISBN":"2711717674","ISSN":"20734344","abstract":"The quest for a clean, renewable and sustainable energy future has been highly sought for by the scientific community over the last four decades. Photocatalytic water splitting is a very promising technology to proffer a solution to present day environmental pollution and energy crises by generating hydrogen fuel through a “green route” without environmental pollution. Transition metal dichalcogenides (TMDCs) have outstanding properties which make them show great potential as effective co-catalysts with photocatalytic materials such as TiO2, ZnO and CdS for photocatalytic water splitting. Integration of TMDCs with a photocatalyst such as TiO2 provides novel nanohybrid composite materials with outstanding characteristics. In this review, we present the current state of research in the application of TMDCs in photocatalytic water splitting. Three main aspects which consider their properties, advances in the synthesis routes of layered TMDCs and their composites as well as their photocatalytic performances in the water splitting reaction are discussed. Finally, we raise some challenges and perspectives in their future application as materials for water-splitting photocatalysts.","author":[{"dropping-particle":"","family":"Fadojutimi","given":"Paul O.","non-dropping-particle":"","parse-names":false,"suffix":""},{"dropping-particle":"","family":"Gqoba","given":"Siziwe S.","non-dropping-particle":"","parse-names":false,"suffix":""},{"dropping-particle":"","family":"Tetana","given":"Zikhona N.","non-dropping-particle":"","parse-names":false,"suffix":""},{"dropping-particle":"","family":"Moma","given":"John","non-dropping-particle":"","parse-names":false,"suffix":""}],"container-title":"Catalysts","id":"ITEM-1","issue":"5","issued":{"date-parts":[["2022"]]},"title":"Transition Metal Dichalcogenides [MX2] in Photocatalytic Water Splitting","type":"article-journal","volume":"12"},"uris":["http://www.mendeley.com/documents/?uuid=e8fc6c91-d28a-4fa1-9b45-19e49aef0b08"]}],"mendeley":{"formattedCitation":"[26]","plainTextFormattedCitation":"[26]","previouslyFormattedCitation":"[5]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[26]</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Experimental conditions such as sonication time, the mass of the starting bulk, the nature of the solvent, and the sonication conditions play a role in the thickness, size, and laterality of the produced monolayer, as observed by Coleman et al. </w:t>
      </w:r>
      <w:r>
        <w:fldChar w:fldCharType="begin"/>
      </w:r>
      <w:r>
        <w:rPr>
          <w:sz w:val="24"/>
          <w:szCs w:val="24"/>
          <w:rFonts w:cs="Times New Roman" w:ascii="Times New Roman" w:hAnsi="Times New Roman"/>
        </w:rPr>
        <w:instrText>ADDIN CSL_CITATION {"citationItems":[{"id":"ITEM-1","itemData":{"DOI":"10.1126/science.1194975","ISSN":"0036-8075","abstract":"Layered transition metal dichalcogenides, such as tungsten disulfide, are exfoliated into atomically thin flakes.","author":[{"dropping-particle":"","family":"Coleman","given":"Jonathan N.","non-dropping-particle":"","parse-names":false,"suffix":""},{"dropping-particle":"","family":"Lotya","given":"Mustafa","non-dropping-particle":"","parse-names":false,"suffix":""},{"dropping-particle":"","family":"O’Neill","given":"Arlene","non-dropping-particle":"","parse-names":false,"suffix":""},{"dropping-particle":"","family":"Bergin","given":"Shane D.","non-dropping-particle":"","parse-names":false,"suffix":""},{"dropping-particle":"","family":"King","given":"Paul J.","non-dropping-particle":"","parse-names":false,"suffix":""},{"dropping-particle":"","family":"Khan","given":"Umar","non-dropping-particle":"","parse-names":false,"suffix":""},{"dropping-particle":"","family":"Young","given":"Karen","non-dropping-particle":"","parse-names":false,"suffix":""},{"dropping-particle":"","family":"Gaucher","given":"Alexandre","non-dropping-particle":"","parse-names":false,"suffix":""},{"dropping-particle":"","family":"De","given":"Sukanta","non-dropping-particle":"","parse-names":false,"suffix":""},{"dropping-particle":"","family":"Smith","given":"Ronan J.","non-dropping-particle":"","parse-names":false,"suffix":""},{"dropping-particle":"V.","family":"Shvets","given":"Igor","non-dropping-particle":"","parse-names":false,"suffix":""},{"dropping-particle":"","family":"Arora","given":"Sunil K.","non-dropping-particle":"","parse-names":false,"suffix":""},{"dropping-particle":"","family":"Stanton","given":"George","non-dropping-particle":"","parse-names":false,"suffix":""},{"dropping-particle":"","family":"Kim","given":"Hye-Young","non-dropping-particle":"","parse-names":false,"suffix":""},{"dropping-particle":"","family":"Lee","given":"Kangho","non-dropping-particle":"","parse-names":false,"suffix":""},{"dropping-particle":"","family":"Kim","given":"Gyu Tae","non-dropping-particle":"","parse-names":false,"suffix":""},{"dropping-particle":"","family":"Duesberg","given":"Georg S.","non-dropping-particle":"","parse-names":false,"suffix":""},{"dropping-particle":"","family":"Hallam","given":"Toby","non-dropping-particle":"","parse-names":false,"suffix":""},{"dropping-particle":"","family":"Boland","given":"John J.","non-dropping-particle":"","parse-names":false,"suffix":""},{"dropping-particle":"","family":"Wang","given":"Jing Jing","non-dropping-particle":"","parse-names":false,"suffix":""},{"dropping-particle":"","family":"Donegan","given":"John F.","non-dropping-particle":"","parse-names":false,"suffix":""},{"dropping-particle":"","family":"Grunlan","given":"Jaime C.","non-dropping-particle":"","parse-names":false,"suffix":""},{"dropping-particle":"","family":"Moriarty","given":"Gregory","non-dropping-particle":"","parse-names":false,"suffix":""},{"dropping-particle":"","family":"Shmeliov","given":"Aleksey","non-dropping-particle":"","parse-names":false,"suffix":""},{"dropping-particle":"","family":"Nicholls","given":"Rebecca J.","non-dropping-particle":"","parse-names":false,"suffix":""},{"dropping-particle":"","family":"Perkins","given":"James M.","non-dropping-particle":"","parse-names":false,"suffix":""},{"dropping-particle":"","family":"Grieveson","given":"Eleanor M.","non-dropping-particle":"","parse-names":false,"suffix":""},{"dropping-particle":"","family":"Theuwissen","given":"Koenraad","non-dropping-particle":"","parse-names":false,"suffix":""},{"dropping-particle":"","family":"McComb","given":"David W.","non-dropping-particle":"","parse-names":false,"suffix":""},{"dropping-particle":"","family":"Nellist","given":"Peter D.","non-dropping-particle":"","parse-names":false,"suffix":""},{"dropping-particle":"","family":"Nicolosi","given":"Valeria","non-dropping-particle":"","parse-names":false,"suffix":""}],"container-title":"Science","id":"ITEM-1","issue":"6017","issued":{"date-parts":[["2011","2","4"]]},"page":"568-571","title":"Two-Dimensional Nanosheets Produced by Liquid Exfoliation of Layered Materials","type":"article-journal","volume":"331"},"uris":["http://www.mendeley.com/documents/?uuid=601fdbae-5f3d-4417-aa42-c9b15e5ee115"]}],"mendeley":{"formattedCitation":"[122]","plainTextFormattedCitation":"[122]","previouslyFormattedCitation":"[44]"},"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[122]</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In this report involving the preparation of MoS2 monolayer, an increase in the sonication time led to the production of a material with a small lateral size and broad size distribution </w:t>
      </w:r>
      <w:r>
        <w:fldChar w:fldCharType="begin"/>
      </w:r>
      <w:r>
        <w:rPr>
          <w:sz w:val="24"/>
          <w:szCs w:val="24"/>
          <w:rFonts w:cs="Times New Roman" w:ascii="Times New Roman" w:hAnsi="Times New Roman"/>
        </w:rPr>
        <w:instrText>ADDIN CSL_CITATION {"citationItems":[{"id":"ITEM-1","itemData":{"DOI":"10.1126/science.1194975","ISSN":"0036-8075","abstract":"Layered transition metal dichalcogenides, such as tungsten disulfide, are exfoliated into atomically thin flakes.","author":[{"dropping-particle":"","family":"Coleman","given":"Jonathan N.","non-dropping-particle":"","parse-names":false,"suffix":""},{"dropping-particle":"","family":"Lotya","given":"Mustafa","non-dropping-particle":"","parse-names":false,"suffix":""},{"dropping-particle":"","family":"O’Neill","given":"Arlene","non-dropping-particle":"","parse-names":false,"suffix":""},{"dropping-particle":"","family":"Bergin","given":"Shane D.","non-dropping-particle":"","parse-names":false,"suffix":""},{"dropping-particle":"","family":"King","given":"Paul J.","non-dropping-particle":"","parse-names":false,"suffix":""},{"dropping-particle":"","family":"Khan","given":"Umar","non-dropping-particle":"","parse-names":false,"suffix":""},{"dropping-particle":"","family":"Young","given":"Karen","non-dropping-particle":"","parse-names":false,"suffix":""},{"dropping-particle":"","family":"Gaucher","given":"Alexandre","non-dropping-particle":"","parse-names":false,"suffix":""},{"dropping-particle":"","family":"De","given":"Sukanta","non-dropping-particle":"","parse-names":false,"suffix":""},{"dropping-particle":"","family":"Smith","given":"Ronan J.","non-dropping-particle":"","parse-names":false,"suffix":""},{"dropping-particle":"V.","family":"Shvets","given":"Igor","non-dropping-particle":"","parse-names":false,"suffix":""},{"dropping-particle":"","family":"Arora","given":"Sunil K.","non-dropping-particle":"","parse-names":false,"suffix":""},{"dropping-particle":"","family":"Stanton","given":"George","non-dropping-particle":"","parse-names":false,"suffix":""},{"dropping-particle":"","family":"Kim","given":"Hye-Young","non-dropping-particle":"","parse-names":false,"suffix":""},{"dropping-particle":"","family":"Lee","given":"Kangho","non-dropping-particle":"","parse-names":false,"suffix":""},{"dropping-particle":"","family":"Kim","given":"Gyu Tae","non-dropping-particle":"","parse-names":false,"suffix":""},{"dropping-particle":"","family":"Duesberg","given":"Georg S.","non-dropping-particle":"","parse-names":false,"suffix":""},{"dropping-particle":"","family":"Hallam","given":"Toby","non-dropping-particle":"","parse-names":false,"suffix":""},{"dropping-particle":"","family":"Boland","given":"John J.","non-dropping-particle":"","parse-names":false,"suffix":""},{"dropping-particle":"","family":"Wang","given":"Jing Jing","non-dropping-particle":"","parse-names":false,"suffix":""},{"dropping-particle":"","family":"Donegan","given":"John F.","non-dropping-particle":"","parse-names":false,"suffix":""},{"dropping-particle":"","family":"Grunlan","given":"Jaime C.","non-dropping-particle":"","parse-names":false,"suffix":""},{"dropping-particle":"","family":"Moriarty","given":"Gregory","non-dropping-particle":"","parse-names":false,"suffix":""},{"dropping-particle":"","family":"Shmeliov","given":"Aleksey","non-dropping-particle":"","parse-names":false,"suffix":""},{"dropping-particle":"","family":"Nicholls","given":"Rebecca J.","non-dropping-particle":"","parse-names":false,"suffix":""},{"dropping-particle":"","family":"Perkins","given":"James M.","non-dropping-particle":"","parse-names":false,"suffix":""},{"dropping-particle":"","family":"Grieveson","given":"Eleanor M.","non-dropping-particle":"","parse-names":false,"suffix":""},{"dropping-particle":"","family":"Theuwissen","given":"Koenraad","non-dropping-particle":"","parse-names":false,"suffix":""},{"dropping-particle":"","family":"McComb","given":"David W.","non-dropping-particle":"","parse-names":false,"suffix":""},{"dropping-particle":"","family":"Nellist","given":"Peter D.","non-dropping-particle":"","parse-names":false,"suffix":""},{"dropping-particle":"","family":"Nicolosi","given":"Valeria","non-dropping-particle":"","parse-names":false,"suffix":""}],"container-title":"Science","id":"ITEM-1","issue":"6017","issued":{"date-parts":[["2011","2","4"]]},"page":"568-571","title":"Two-Dimensional Nanosheets Produced by Liquid Exfoliation of Layered Materials","type":"article-journal","volume":"331"},"uris":["http://www.mendeley.com/documents/?uuid=1749815e-c303-4314-a501-cc83156d1d29"]}],"mendeley":{"formattedCitation":"[122]","plainTextFormattedCitation":"[122]","previouslyFormattedCitation":"[44]"},"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[122]</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The method of exfoliation makes up for some deficiencies in the mechanical exfoliation approach in terms of the large-scale preparation of ultrathin two-dimensional transition metal dichalcogenides with good photo-electrical properties. The disadvantage here is that most of the used solvents are highly undesirable, and very difficult to produce a single-layered material using this method. This, in turn, has led to using volatile and aqueous solvents. However, it has been found that all suitable solvents for liquid exfoliation of MoS2 must be about 40 mJm</w:t>
      </w:r>
      <w:r>
        <w:rPr>
          <w:rFonts w:cs="Times New Roman" w:ascii="Times New Roman" w:hAnsi="Times New Roman"/>
          <w:sz w:val="24"/>
          <w:szCs w:val="24"/>
          <w:vertAlign w:val="superscript"/>
        </w:rPr>
        <w:t>−2</w:t>
      </w:r>
      <w:r>
        <w:rPr>
          <w:rFonts w:cs="Times New Roman" w:ascii="Times New Roman" w:hAnsi="Times New Roman"/>
          <w:sz w:val="24"/>
          <w:szCs w:val="24"/>
        </w:rPr>
        <w:t xml:space="preserve"> </w:t>
      </w:r>
      <w:r>
        <w:fldChar w:fldCharType="begin"/>
      </w:r>
      <w:r>
        <w:rPr>
          <w:sz w:val="24"/>
          <w:szCs w:val="24"/>
          <w:rFonts w:cs="Times New Roman" w:ascii="Times New Roman" w:hAnsi="Times New Roman"/>
        </w:rPr>
        <w:instrText>ADDIN CSL_CITATION {"citationItems":[{"id":"ITEM-1","itemData":{"DOI":"10.1126/science.1194975","ISSN":"0036-8075","abstract":"Layered transition metal dichalcogenides, such as tungsten disulfide, are exfoliated into atomically thin flakes.","author":[{"dropping-particle":"","family":"Coleman","given":"Jonathan N.","non-dropping-particle":"","parse-names":false,"suffix":""},{"dropping-particle":"","family":"Lotya","given":"Mustafa","non-dropping-particle":"","parse-names":false,"suffix":""},{"dropping-particle":"","family":"O’Neill","given":"Arlene","non-dropping-particle":"","parse-names":false,"suffix":""},{"dropping-particle":"","family":"Bergin","given":"Shane D.","non-dropping-particle":"","parse-names":false,"suffix":""},{"dropping-particle":"","family":"King","given":"Paul J.","non-dropping-particle":"","parse-names":false,"suffix":""},{"dropping-particle":"","family":"Khan","given":"Umar","non-dropping-particle":"","parse-names":false,"suffix":""},{"dropping-particle":"","family":"Young","given":"Karen","non-dropping-particle":"","parse-names":false,"suffix":""},{"dropping-particle":"","family":"Gaucher","given":"Alexandre","non-dropping-particle":"","parse-names":false,"suffix":""},{"dropping-particle":"","family":"De","given":"Sukanta","non-dropping-particle":"","parse-names":false,"suffix":""},{"dropping-particle":"","family":"Smith","given":"Ronan J.","non-dropping-particle":"","parse-names":false,"suffix":""},{"dropping-particle":"V.","family":"Shvets","given":"Igor","non-dropping-particle":"","parse-names":false,"suffix":""},{"dropping-particle":"","family":"Arora","given":"Sunil K.","non-dropping-particle":"","parse-names":false,"suffix":""},{"dropping-particle":"","family":"Stanton","given":"George","non-dropping-particle":"","parse-names":false,"suffix":""},{"dropping-particle":"","family":"Kim","given":"Hye-Young","non-dropping-particle":"","parse-names":false,"suffix":""},{"dropping-particle":"","family":"Lee","given":"Kangho","non-dropping-particle":"","parse-names":false,"suffix":""},{"dropping-particle":"","family":"Kim","given":"Gyu Tae","non-dropping-particle":"","parse-names":false,"suffix":""},{"dropping-particle":"","family":"Duesberg","given":"Georg S.","non-dropping-particle":"","parse-names":false,"suffix":""},{"dropping-particle":"","family":"Hallam","given":"Toby","non-dropping-particle":"","parse-names":false,"suffix":""},{"dropping-particle":"","family":"Boland","given":"John J.","non-dropping-particle":"","parse-names":false,"suffix":""},{"dropping-particle":"","family":"Wang","given":"Jing Jing","non-dropping-particle":"","parse-names":false,"suffix":""},{"dropping-particle":"","family":"Donegan","given":"John F.","non-dropping-particle":"","parse-names":false,"suffix":""},{"dropping-particle":"","family":"Grunlan","given":"Jaime C.","non-dropping-particle":"","parse-names":false,"suffix":""},{"dropping-particle":"","family":"Moriarty","given":"Gregory","non-dropping-particle":"","parse-names":false,"suffix":""},{"dropping-particle":"","family":"Shmeliov","given":"Aleksey","non-dropping-particle":"","parse-names":false,"suffix":""},{"dropping-particle":"","family":"Nicholls","given":"Rebecca J.","non-dropping-particle":"","parse-names":false,"suffix":""},{"dropping-particle":"","family":"Perkins","given":"James M.","non-dropping-particle":"","parse-names":false,"suffix":""},{"dropping-particle":"","family":"Grieveson","given":"Eleanor M.","non-dropping-particle":"","parse-names":false,"suffix":""},{"dropping-particle":"","family":"Theuwissen","given":"Koenraad","non-dropping-particle":"","parse-names":false,"suffix":""},{"dropping-particle":"","family":"McComb","given":"David W.","non-dropping-particle":"","parse-names":false,"suffix":""},{"dropping-particle":"","family":"Nellist","given":"Peter D.","non-dropping-particle":"","parse-names":false,"suffix":""},{"dropping-particle":"","family":"Nicolosi","given":"Valeria","non-dropping-particle":"","parse-names":false,"suffix":""}],"container-title":"Science","id":"ITEM-1","issue":"6017","issued":{"date-parts":[["2011","2","4"]]},"page":"568-571","title":"Two-Dimensional Nanosheets Produced by Liquid Exfoliation of Layered Materials","type":"article-journal","volume":"331"},"uris":["http://www.mendeley.com/documents/?uuid=1749815e-c303-4314-a501-cc83156d1d29"]}],"mendeley":{"formattedCitation":"[122]","plainTextFormattedCitation":"[122]","previouslyFormattedCitation":"[44]"},"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[122]</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When water was used as a dispersing solvent, the nanomaterial became oxidized </w:t>
      </w:r>
      <w:r>
        <w:fldChar w:fldCharType="begin"/>
      </w:r>
      <w:r>
        <w:rPr>
          <w:sz w:val="24"/>
          <w:szCs w:val="24"/>
          <w:rFonts w:cs="Times New Roman" w:ascii="Times New Roman" w:hAnsi="Times New Roman"/>
        </w:rPr>
        <w:instrText>ADDIN CSL_CITATION {"citationItems":[{"id":"ITEM-1","itemData":{"DOI":"10.1126/science.1194975","ISSN":"0036-8075","abstract":"Layered transition metal dichalcogenides, such as tungsten disulfide, are exfoliated into atomically thin flakes.","author":[{"dropping-particle":"","family":"Coleman","given":"Jonathan N.","non-dropping-particle":"","parse-names":false,"suffix":""},{"dropping-particle":"","family":"Lotya","given":"Mustafa","non-dropping-particle":"","parse-names":false,"suffix":""},{"dropping-particle":"","family":"O’Neill","given":"Arlene","non-dropping-particle":"","parse-names":false,"suffix":""},{"dropping-particle":"","family":"Bergin","given":"Shane D.","non-dropping-particle":"","parse-names":false,"suffix":""},{"dropping-particle":"","family":"King","given":"Paul J.","non-dropping-particle":"","parse-names":false,"suffix":""},{"dropping-particle":"","family":"Khan","given":"Umar","non-dropping-particle":"","parse-names":false,"suffix":""},{"dropping-particle":"","family":"Young","given":"Karen","non-dropping-particle":"","parse-names":false,"suffix":""},{"dropping-particle":"","family":"Gaucher","given":"Alexandre","non-dropping-particle":"","parse-names":false,"suffix":""},{"dropping-particle":"","family":"De","given":"Sukanta","non-dropping-particle":"","parse-names":false,"suffix":""},{"dropping-particle":"","family":"Smith","given":"Ronan J.","non-dropping-particle":"","parse-names":false,"suffix":""},{"dropping-particle":"V.","family":"Shvets","given":"Igor","non-dropping-particle":"","parse-names":false,"suffix":""},{"dropping-particle":"","family":"Arora","given":"Sunil K.","non-dropping-particle":"","parse-names":false,"suffix":""},{"dropping-particle":"","family":"Stanton","given":"George","non-dropping-particle":"","parse-names":false,"suffix":""},{"dropping-particle":"","family":"Kim","given":"Hye-Young","non-dropping-particle":"","parse-names":false,"suffix":""},{"dropping-particle":"","family":"Lee","given":"Kangho","non-dropping-particle":"","parse-names":false,"suffix":""},{"dropping-particle":"","family":"Kim","given":"Gyu Tae","non-dropping-particle":"","parse-names":false,"suffix":""},{"dropping-particle":"","family":"Duesberg","given":"Georg S.","non-dropping-particle":"","parse-names":false,"suffix":""},{"dropping-particle":"","family":"Hallam","given":"Toby","non-dropping-particle":"","parse-names":false,"suffix":""},{"dropping-particle":"","family":"Boland","given":"John J.","non-dropping-particle":"","parse-names":false,"suffix":""},{"dropping-particle":"","family":"Wang","given":"Jing Jing","non-dropping-particle":"","parse-names":false,"suffix":""},{"dropping-particle":"","family":"Donegan","given":"John F.","non-dropping-particle":"","parse-names":false,"suffix":""},{"dropping-particle":"","family":"Grunlan","given":"Jaime C.","non-dropping-particle":"","parse-names":false,"suffix":""},{"dropping-particle":"","family":"Moriarty","given":"Gregory","non-dropping-particle":"","parse-names":false,"suffix":""},{"dropping-particle":"","family":"Shmeliov","given":"Aleksey","non-dropping-particle":"","parse-names":false,"suffix":""},{"dropping-particle":"","family":"Nicholls","given":"Rebecca J.","non-dropping-particle":"","parse-names":false,"suffix":""},{"dropping-particle":"","family":"Perkins","given":"James M.","non-dropping-particle":"","parse-names":false,"suffix":""},{"dropping-particle":"","family":"Grieveson","given":"Eleanor M.","non-dropping-particle":"","parse-names":false,"suffix":""},{"dropping-particle":"","family":"Theuwissen","given":"Koenraad","non-dropping-particle":"","parse-names":false,"suffix":""},{"dropping-particle":"","family":"McComb","given":"David W.","non-dropping-particle":"","parse-names":false,"suffix":""},{"dropping-particle":"","family":"Nellist","given":"Peter D.","non-dropping-particle":"","parse-names":false,"suffix":""},{"dropping-particle":"","family":"Nicolosi","given":"Valeria","non-dropping-particle":"","parse-names":false,"suffix":""}],"container-title":"Science","id":"ITEM-1","issue":"6017","issued":{"date-parts":[["2011","2","4"]]},"page":"568-571","title":"Two-Dimensional Nanosheets Produced by Liquid Exfoliation of Layered Materials","type":"article-journal","volume":"331"},"uris":["http://www.mendeley.com/documents/?uuid=1749815e-c303-4314-a501-cc83156d1d29"]}],"mendeley":{"formattedCitation":"[122]","plainTextFormattedCitation":"[122]","previouslyFormattedCitation":"[44]"},"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[122]</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beacsue traces of water was left on the materials. This has been reported to oxidize group IVB TMDs materials via hydrolysis, resulting to production of metal oxides (MOx) </w:t>
      </w:r>
      <w:r>
        <w:fldChar w:fldCharType="begin"/>
      </w:r>
      <w:r>
        <w:rPr>
          <w:sz w:val="24"/>
          <w:szCs w:val="24"/>
          <w:rFonts w:cs="Times New Roman" w:ascii="Times New Roman" w:hAnsi="Times New Roman"/>
        </w:rPr>
        <w:instrText>ADDIN CSL_CITATION {"citationItems":[{"id":"ITEM-1","itemData":{"DOI":"10.1557/mrc.2018.185","ISSN":"2159-6859","abstract":"Hafnium diselenide (HfSe2) has a high theoretical carrier mobility but is among the most reactive transition-metal dichalcogenides (TMDs). Herein, we have investigated the air stability of 2H polytype HfSe2 single-crystal thin films by spectroscopic and microscopic techniques. Raman spectroscopy measurements in conjunction with atomic force microscopy reveal the formation of selenium-rich blisters on the surface of the crystals upon air exposure. Transmission electron microscopy analysis indicates that 2H-HfSe2 undergoes a spontaneous phase change to 1T-HfSe2. These results offer Raman spectroscopy as a fast, convenient, non-destructive technique to reliably monitor the surface degradation of TMDs and present an opportunity for further study of phase changes in this material.","author":[{"dropping-particle":"","family":"Cruz","given":"Antonio","non-dropping-particle":"","parse-names":false,"suffix":""},{"dropping-particle":"","family":"Mutlu","given":"Zafer","non-dropping-particle":"","parse-names":false,"suffix":""},{"dropping-particle":"","family":"Ozkan","given":"Mihrimah","non-dropping-particle":"","parse-names":false,"suffix":""},{"dropping-particle":"","family":"Ozkan","given":"Cengiz S.","non-dropping-particle":"","parse-names":false,"suffix":""}],"container-title":"MRS Communications","id":"ITEM-1","issue":"3","issued":{"date-parts":[["2018","9","6"]]},"page":"1191-1196","title":"Raman investigation of the air stability of 2H polytype HfSe2 thin films","type":"article-journal","volume":"8"},"uris":["http://www.mendeley.com/documents/?uuid=076d6913-afd6-41b1-ae1d-cd02d9dce22f"]},{"id":"ITEM-2","itemData":{"DOI":"10.1021/acsnano.5b06680","ISSN":"1936-0851","abstract":"Atomically smooth van der Waals materials are structurally stable in a monolayer and a few layers but are susceptible to oxygen-rich environments. In particular, recently emerging materials such as black phosphorus and perovskite have revealed stronger environmental sensitivity than other two-dimensional layered materials, often obscuring the interesting intrinsic electronic and optical properties. Unleashing the true potential of these materials requires oxidation-free sample preparation that protects thin flakes from air exposure. Here, we fabricated few-layer hafnium disulfide (HfS2) field effect transistors (FETs) using an integrated vacuum cluster system and study their electronic properties and stability under ambient conditions. By performing all the device fabrication and characterization procedure under an oxygen- and moisture-free environment, we found that few-layer AA-stacking HfS2-FETs display excellent field effect responses (Ion/Ioff ≈ 107) with reduced hysteresis compared to the FETs prepared under ambient conditions. Oxidation of HfS2 occurs uniformly over the entire area, increasing the film thickness by 250% at a prolonged oxidation time of &gt;120 h, while defects on the surface are the preferential initial oxidation sites. We further demonstrated that the stability of the device in air is significantly improved by passivating FETs with BN in a vacuum cluster.","author":[{"dropping-particle":"","family":"Chae","given":"Sang Hoon","non-dropping-particle":"","parse-names":false,"suffix":""},{"dropping-particle":"","family":"Jin","given":"Youngjo","non-dropping-particle":"","parse-names":false,"suffix":""},{"dropping-particle":"","family":"Kim","given":"Tae Soo","non-dropping-particle":"","parse-names":false,"suffix":""},{"dropping-particle":"","family":"Chung","given":"Dong Seob","non-dropping-particle":"","parse-names":false,"suffix":""},{"dropping-particle":"","family":"Na","given":"Hyunyeong","non-dropping-particle":"","parse-names":false,"suffix":""},{"dropping-particle":"","family":"Nam","given":"Honggi","non-dropping-particle":"","parse-names":false,"suffix":""},{"dropping-particle":"","family":"Kim","given":"Hyun","non-dropping-particle":"","parse-names":false,"suffix":""},{"dropping-particle":"","family":"Perello","given":"David J","non-dropping-particle":"","parse-names":false,"suffix":""},{"dropping-particle":"","family":"Jeong","given":"Hye Yun","non-dropping-particle":"","parse-names":false,"suffix":""},{"dropping-particle":"","family":"Ly","given":"Thuc Hue","non-dropping-particle":"","parse-names":false,"suffix":""},{"dropping-particle":"","family":"Lee","given":"Young Hee","non-dropping-particle":"","parse-names":false,"suffix":""}],"container-title":"ACS Nano","id":"ITEM-2","issue":"1","issued":{"date-parts":[["2016","1","26"]]},"note":"doi: 10.1021/acsnano.5b06680","page":"1309-1316","publisher":"American Chemical Society","title":"Oxidation Effect in Octahedral Hafnium Disulfide Thin Film","type":"article-journal","volume":"10"},"uris":["http://www.mendeley.com/documents/?uuid=b0c3546c-3b28-4916-8c16-290aef94ff50"]},{"id":"ITEM-3","itemData":{"DOI":"10.1109/TNANO.2017.2661403","ISSN":"1536125X","abstract":"Hafnium disulfide (HfS2) is one of the transition metal dichalcogenides which is expected to have the high electron mobility and the finite bandgap. However, the fabrication process for HfS2-based electron devices is not established, and it is required to bring out the superior transport properties of HfS2. In this report, we have investigated the effects of the atomic layer deposited HfO2 passivation on the current properties of HfS2 transistors. HfO2 passivation of the HfS2 surface enhanced the drain current and significantly reduced the hysteresis. Moreover, HfO2 passivation allows the use of a higher annealing temperature and further improvement of the drain current.","author":[{"dropping-particle":"","family":"Kanazawa","given":"Toru","non-dropping-particle":"","parse-names":false,"suffix":""},{"dropping-particle":"","family":"Amemiya","given":"Tomohiro","non-dropping-particle":"","parse-names":false,"suffix":""},{"dropping-particle":"","family":"Upadhyaya","given":"Vikrant","non-dropping-particle":"","parse-names":false,"suffix":""},{"dropping-particle":"","family":"Ishikawa","given":"Atsushi","non-dropping-particle":"","parse-names":false,"suffix":""},{"dropping-particle":"","family":"Tsuruta","given":"Kenji","non-dropping-particle":"","parse-names":false,"suffix":""},{"dropping-particle":"","family":"Tanaka","given":"Takuo","non-dropping-particle":"","parse-names":false,"suffix":""},{"dropping-particle":"","family":"Miyamoto","given":"Yasuyuki","non-dropping-particle":"","parse-names":false,"suffix":""}],"container-title":"IEEE Transactions on Nanotechnology","id":"ITEM-3","issue":"4","issued":{"date-parts":[["2017"]]},"page":"582-587","publisher":"IEEE","title":"Performance Improvement of HfS2 Transistors by Atomic Layer Deposition of HfO2","type":"article-journal","volume":"16"},"uris":["http://www.mendeley.com/documents/?uuid=169f7a32-4b14-406a-a682-af7421980d42"]},{"id":"ITEM-4","itemData":{"DOI":"10.1021/acs.chemmater.9b01688","ISSN":"0897-4756","abstract":"Semiconducting two-dimensional (2D) materials are studied intensively because of their promising performance in diverse applications from electronics to energy storage and catalysis. Recently, HfS2 and ZrS2 have emerged as potential rivals for the commonly studied 2D semiconductors such as MoS2 and WSe2, but their use is hindered by the difficulty of producing continuous films. Herein, we report the first atomic layer deposition (ALD) processes for HfS2 and ZrS2 using HfCl4 and ZrCl4 with H2S as the precursors. We demonstrate the deposition of uniform and continuous films on a range of substrates with accurately controlled thicknesses ranging from a few monolayers to tens of nanometers. The use of semiconductor industry-compatible precursors and temperatures (approximately 400 °C) enables facile upscaling of the process. The deposited HfS2 and ZrS2 films are crystalline, smooth, and stoichiometric with oxygen as the main impurity. As an important step toward applications of HfS2 and ZrS2, we show that their sensitivity toward oxidation can be overcome by minimizing the impurities in the reactor and by depositing a protective AlxSiyOz layer on the top without a vacuum break. Finally, we demonstrate HfS2 and ZrS2 photodetectors exhibiting good performance and stable operation in ambient conditions. Photoresponsivity comparable to thin films or even single flakes of HfS2 or ZrS2 deposited at much higher temperatures is achieved, although the response speed seems to be limited by photogating, as is common for 2D photodetectors. We expect the first ALD processes for HfS2 and ZrS2 to enable further exploration of these materials for various semiconductor applications.","author":[{"dropping-particle":"","family":"Mattinen","given":"Miika","non-dropping-particle":"","parse-names":false,"suffix":""},{"dropping-particle":"","family":"Popov","given":"Georgi","non-dropping-particle":"","parse-names":false,"suffix":""},{"dropping-particle":"","family":"Vehkamäki","given":"Marko","non-dropping-particle":"","parse-names":false,"suffix":""},{"dropping-particle":"","family":"King","given":"Peter J","non-dropping-particle":"","parse-names":false,"suffix":""},{"dropping-particle":"","family":"Mizohata","given":"Kenichiro","non-dropping-particle":"","parse-names":false,"suffix":""},{"dropping-particle":"","family":"Jalkanen","given":"Pasi","non-dropping-particle":"","parse-names":false,"suffix":""},{"dropping-particle":"","family":"Räisänen","given":"Jyrki","non-dropping-particle":"","parse-names":false,"suffix":""},{"dropping-particle":"","family":"Leskelä","given":"Markku","non-dropping-particle":"","parse-names":false,"suffix":""},{"dropping-particle":"","family":"Ritala","given":"Mikko","non-dropping-particle":"","parse-names":false,"suffix":""}],"container-title":"Chemistry of Materials","id":"ITEM-4","issue":"15","issued":{"date-parts":[["2019","8","13"]]},"note":"doi: 10.1021/acs.chemmater.9b01688","page":"5713-5724","publisher":"American Chemical Society","title":"Atomic Layer Deposition of Emerging 2D Semiconductors, HfS2 and ZrS2, for Optoelectronics","type":"article-journal","volume":"31"},"uris":["http://www.mendeley.com/documents/?uuid=d00c62ce-3c16-455a-b87f-f6b39e65f5ec"]},{"id":"ITEM-5","itemData":{"DOI":"10.1021/acsomega.8b00766","abstract":"Monolayer TiS2 is the lightest member of the transition metal dichalcogenide family with promising applications in energy storage and conversion systems. The use of TiS2 has been limited by the lack of rapid characterization of layer numbers via Raman spectroscopy and its easy oxidation in wet environment. Here, we demonstrate the layer-number-dependent Raman modes for TiS2. 1T TiS2 presents two characteristics of the Raman active modes, A1g (out-of-plane) and Eg (in-plane). We identified a characteristic peak frequency shift of the Eg mode with the layer number and an unexplored Raman mode at 372 cm–1 whose intensity changes relative to the A1g mode with the thickness of the TiS2 sheets. These two characteristic features of Raman spectra allow the determination of layer numbers between 1 and 5 in exfoliated TiS2. Further, we develop a method to produce oxidation-resistant inks of micron-sized mono- and few-layered TiS2 nanosheets at concentrations up to 1 mg/mL. These TiS2 inks can be deposited to form thin films with controllable thickness and nanosheet density over square centimeter areas. This opens up pathways for a wider utilization of exfoliated TiS2 toward a range of applications.","author":[{"dropping-particle":"","family":"Sherrell","given":"Peter C","non-dropping-particle":"","parse-names":false,"suffix":""},{"dropping-particle":"","family":"Sharda","given":"Kanudha","non-dropping-particle":"","parse-names":false,"suffix":""},{"dropping-particle":"","family":"Grotta","given":"Chiara","non-dropping-particle":"","parse-names":false,"suffix":""},{"dropping-particle":"","family":"Ranalli","given":"Jacopo","non-dropping-particle":"","parse-names":false,"suffix":""},{"dropping-particle":"","family":"Sokolikova","given":"Maria S","non-dropping-particle":"","parse-names":false,"suffix":""},{"dropping-particle":"","family":"Pesci","given":"Federico M","non-dropping-particle":"","parse-names":false,"suffix":""},{"dropping-particle":"","family":"Palczynski","given":"Pawel","non-dropping-particle":"","parse-names":false,"suffix":""},{"dropping-particle":"","family":"Bemmer","given":"Victoria L","non-dropping-particle":"","parse-names":false,"suffix":""},{"dropping-particle":"","family":"Mattevi","given":"Cecilia","non-dropping-particle":"","parse-names":false,"suffix":""}],"container-title":"ACS Omega","id":"ITEM-5","issue":"8","issued":{"date-parts":[["2018","8","31"]]},"note":"doi: 10.1021/acsomega.8b00766","page":"8655-8662","publisher":"American Chemical Society","title":"Thickness-Dependent Characterization of Chemically Exfoliated TiS2 Nanosheets","type":"article-journal","volume":"3"},"uris":["http://www.mendeley.com/documents/?uuid=d4fae018-6644-4b79-9aa5-e64bfe41e1ec"]}],"mendeley":{"formattedCitation":"[131,141–144]","plainTextFormattedCitation":"[131,141–144]","previouslyFormattedCitation":"[53,63–66]"},"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[131,141–144]</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Several ultrathin two-dimensional TMDs material have be prepared using the liquid exfoliation approach such as NbSe2, TaSe2, and NiTe2</w:t>
      </w:r>
      <w:r>
        <w:fldChar w:fldCharType="begin"/>
      </w:r>
      <w:r>
        <w:rPr>
          <w:sz w:val="24"/>
          <w:szCs w:val="24"/>
          <w:rFonts w:cs="Times New Roman" w:ascii="Times New Roman" w:hAnsi="Times New Roman"/>
        </w:rPr>
        <w:instrText>ADDIN CSL_CITATION {"citationItems":[{"id":"ITEM-1","itemData":{"DOI":"10.1126/science.1194975","ISSN":"0036-8075","abstract":"Layered transition metal dichalcogenides, such as tungsten disulfide, are exfoliated into atomically thin flakes.","author":[{"dropping-particle":"","family":"Coleman","given":"Jonathan N.","non-dropping-particle":"","parse-names":false,"suffix":""},{"dropping-particle":"","family":"Lotya","given":"Mustafa","non-dropping-particle":"","parse-names":false,"suffix":""},{"dropping-particle":"","family":"O’Neill","given":"Arlene","non-dropping-particle":"","parse-names":false,"suffix":""},{"dropping-particle":"","family":"Bergin","given":"Shane D.","non-dropping-particle":"","parse-names":false,"suffix":""},{"dropping-particle":"","family":"King","given":"Paul J.","non-dropping-particle":"","parse-names":false,"suffix":""},{"dropping-particle":"","family":"Khan","given":"Umar","non-dropping-particle":"","parse-names":false,"suffix":""},{"dropping-particle":"","family":"Young","given":"Karen","non-dropping-particle":"","parse-names":false,"suffix":""},{"dropping-particle":"","family":"Gaucher","given":"Alexandre","non-dropping-particle":"","parse-names":false,"suffix":""},{"dropping-particle":"","family":"De","given":"Sukanta","non-dropping-particle":"","parse-names":false,"suffix":""},{"dropping-particle":"","family":"Smith","given":"Ronan J.","non-dropping-particle":"","parse-names":false,"suffix":""},{"dropping-particle":"V.","family":"Shvets","given":"Igor","non-dropping-particle":"","parse-names":false,"suffix":""},{"dropping-particle":"","family":"Arora","given":"Sunil K.","non-dropping-particle":"","parse-names":false,"suffix":""},{"dropping-particle":"","family":"Stanton","given":"George","non-dropping-particle":"","parse-names":false,"suffix":""},{"dropping-particle":"","family":"Kim","given":"Hye-Young","non-dropping-particle":"","parse-names":false,"suffix":""},{"dropping-particle":"","family":"Lee","given":"Kangho","non-dropping-particle":"","parse-names":false,"suffix":""},{"dropping-particle":"","family":"Kim","given":"Gyu Tae","non-dropping-particle":"","parse-names":false,"suffix":""},{"dropping-particle":"","family":"Duesberg","given":"Georg S.","non-dropping-particle":"","parse-names":false,"suffix":""},{"dropping-particle":"","family":"Hallam","given":"Toby","non-dropping-particle":"","parse-names":false,"suffix":""},{"dropping-particle":"","family":"Boland","given":"John J.","non-dropping-particle":"","parse-names":false,"suffix":""},{"dropping-particle":"","family":"Wang","given":"Jing Jing","non-dropping-particle":"","parse-names":false,"suffix":""},{"dropping-particle":"","family":"Donegan","given":"John F.","non-dropping-particle":"","parse-names":false,"suffix":""},{"dropping-particle":"","family":"Grunlan","given":"Jaime C.","non-dropping-particle":"","parse-names":false,"suffix":""},{"dropping-particle":"","family":"Moriarty","given":"Gregory","non-dropping-particle":"","parse-names":false,"suffix":""},{"dropping-particle":"","family":"Shmeliov","given":"Aleksey","non-dropping-particle":"","parse-names":false,"suffix":""},{"dropping-particle":"","family":"Nicholls","given":"Rebecca J.","non-dropping-particle":"","parse-names":false,"suffix":""},{"dropping-particle":"","family":"Perkins","given":"James M.","non-dropping-particle":"","parse-names":false,"suffix":""},{"dropping-particle":"","family":"Grieveson","given":"Eleanor M.","non-dropping-particle":"","parse-names":false,"suffix":""},{"dropping-particle":"","family":"Theuwissen","given":"Koenraad","non-dropping-particle":"","parse-names":false,"suffix":""},{"dropping-particle":"","family":"McComb","given":"David W.","non-dropping-particle":"","parse-names":false,"suffix":""},{"dropping-particle":"","family":"Nellist","given":"Peter D.","non-dropping-particle":"","parse-names":false,"suffix":""},{"dropping-particle":"","family":"Nicolosi","given":"Valeria","non-dropping-particle":"","parse-names":false,"suffix":""}],"container-title":"Science","id":"ITEM-1","issue":"6017","issued":{"date-parts":[["2011","2","4"]]},"page":"568-571","title":"Two-Dimensional Nanosheets Produced by Liquid Exfoliation of Layered Materials","type":"article-journal","volume":"331"},"uris":["http://www.mendeley.com/documents/?uuid=16740ad8-c6ea-4ac5-8d9e-cd9021b59647"]}],"mendeley":{"formattedCitation":"[122]","plainTextFormattedCitation":"[122]","previouslyFormattedCitation":"[44]"},"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[122]</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WS2 </w:t>
      </w:r>
      <w:r>
        <w:fldChar w:fldCharType="begin"/>
      </w:r>
      <w:r>
        <w:rPr>
          <w:sz w:val="24"/>
          <w:szCs w:val="24"/>
          <w:rFonts w:cs="Times New Roman" w:ascii="Times New Roman" w:hAnsi="Times New Roman"/>
        </w:rPr>
        <w:instrText>ADDIN CSL_CITATION {"citationItems":[{"id":"ITEM-1","itemData":{"DOI":"10.1002/adfm.201503863","ISSN":"1616301X","author":[{"dropping-particle":"","family":"Vega-Mayoral","given":"Victor","non-dropping-particle":"","parse-names":false,"suffix":""},{"dropping-particle":"","family":"Backes","given":"Claudia","non-dropping-particle":"","parse-names":false,"suffix":""},{"dropping-particle":"","family":"Hanlon","given":"Damien","non-dropping-particle":"","parse-names":false,"suffix":""},{"dropping-particle":"","family":"Khan","given":"Umar","non-dropping-particle":"","parse-names":false,"suffix":""},{"dropping-particle":"","family":"Gholamvand","given":"Zahra","non-dropping-particle":"","parse-names":false,"suffix":""},{"dropping-particle":"","family":"O'Brien","given":"Maria","non-dropping-particle":"","parse-names":false,"suffix":""},{"dropping-particle":"","family":"Duesberg","given":"Georg S.","non-dropping-particle":"","parse-names":false,"suffix":""},{"dropping-particle":"","family":"Gadermaier","given":"Christoph","non-dropping-particle":"","parse-names":false,"suffix":""},{"dropping-particle":"","family":"Coleman","given":"Jonathan N.","non-dropping-particle":"","parse-names":false,"suffix":""}],"container-title":"Advanced Functional Materials","id":"ITEM-1","issue":"7","issued":{"date-parts":[["2016","2"]]},"page":"1028-1039","title":"Photoluminescence from Liquid-Exfoliated WS 2 Monomers in Poly(Vinyl Alcohol) Polymer Composites","type":"article-journal","volume":"26"},"uris":["http://www.mendeley.com/documents/?uuid=775da904-d30c-4cc8-b185-1059bd7c5542"]}],"mendeley":{"formattedCitation":"[123]","plainTextFormattedCitation":"[123]","previouslyFormattedCitation":"[45]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[123]</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and MoS2 </w:t>
      </w:r>
      <w:r>
        <w:fldChar w:fldCharType="begin"/>
      </w:r>
      <w:r>
        <w:rPr>
          <w:sz w:val="24"/>
          <w:szCs w:val="24"/>
          <w:rFonts w:cs="Times New Roman" w:ascii="Times New Roman" w:hAnsi="Times New Roman"/>
        </w:rPr>
        <w:instrText>ADDIN CSL_CITATION {"citationItems":[{"id":"ITEM-1","itemData":{"DOI":"10.1021/am4060222","ISSN":"1944-8244","abstract":"Two-dimensional (2D) molybdenum disulfide (MoS2) has been taken much attention for various applications, such as catalyst, energy storage, and electronics. However, the lack of effective exfoliation methods for obtaining 2D materials in a large quantity has been one of the technical barriers for the real applications. We report a facile liquid-phase exfoliation method to improve the exfoliation efficiency for single-layer MoS2 sheets in 1-methyl-2-pyrrolidinone (NMP) with a sodium hydroxide (NaOH) assistant. The concentration of the exfoliated MoS2 nanosheets was greatly improved compared to that achieved with conventional liquid-phase exfoliation methods using NMP solvent. We demonstrate stable operation of sodium-ion battery by using the exfoliated MoS2 and MoS2-rGO composite as anode materials.","author":[{"dropping-particle":"","family":"Bang","given":"Gyeong Sook","non-dropping-particle":"","parse-names":false,"suffix":""},{"dropping-particle":"","family":"Nam","given":"Kwan Woo","non-dropping-particle":"","parse-names":false,"suffix":""},{"dropping-particle":"","family":"Kim","given":"Jong Yun","non-dropping-particle":"","parse-names":false,"suffix":""},{"dropping-particle":"","family":"Shin","given":"Jongwoo","non-dropping-particle":"","parse-names":false,"suffix":""},{"dropping-particle":"","family":"Choi","given":"Jang Wook","non-dropping-particle":"","parse-names":false,"suffix":""},{"dropping-particle":"","family":"Choi","given":"Sung-Yool","non-dropping-particle":"","parse-names":false,"suffix":""}],"container-title":"ACS Applied Materials &amp; Interfaces","id":"ITEM-1","issue":"10","issued":{"date-parts":[["2014","5","28"]]},"note":"doi: 10.1021/am4060222","page":"7084-7089","publisher":"American Chemical Society","title":"Effective Liquid-Phase Exfoliation and Sodium Ion Battery Application of MoS2 Nanosheets","type":"article-journal","volume":"6"},"uris":["http://www.mendeley.com/documents/?uuid=76ec9604-418f-4cb3-946c-e65c02f79944"]}],"mendeley":{"formattedCitation":"[138]","plainTextFormattedCitation":"[138]","previouslyFormattedCitation":"[60]"},"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[138]</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 xml:space="preserve">Another notable form of liquid exfoliation in the use of ion intercalation such as those used in lithium intercalation process or ultrasound-promoted hydration, which allows for the exfoliation of layers in a liquid </w:t>
      </w:r>
      <w:r>
        <w:fldChar w:fldCharType="begin"/>
      </w:r>
      <w:r>
        <w:rPr>
          <w:sz w:val="24"/>
          <w:szCs w:val="24"/>
          <w:rFonts w:cs="Times New Roman" w:ascii="Times New Roman" w:hAnsi="Times New Roman"/>
        </w:rPr>
        <w:instrText>ADDIN CSL_CITATION {"citationItems":[{"id":"ITEM-1","itemData":{"DOI":"10.1063/5.0095203","ISBN":"9783319314495","ISSN":"10897550","abstract":"Structural symmetry plays a crucial role in the electronic band structure and properties of two-dimensional materials. In contrast to graphene, monolayer transition metal dichalcogenides exhibit intrinsic in-plane asymmetry with suitable direct bandgaps and distinctive optical properties. Efforts have been devoted to breaking their out-of-plane mirror symmetry by applying external electric fields, vertical stacking, or functionalization. The successful fabrication of Janus transition metal dichalcogenides offers a synthetic strategy to breaking the vertical mirror symmetry, leading to a variety of novel properties, such as vertical piezoelectricity, Rashba spin splitting, and excellent exciton properties. Here, we discuss the universal fabrication approaches and unique properties of Janus transition metal dichalcogenides and further present a brief perspective on their potential applications and challenges.","author":[{"dropping-particle":"","family":"Zhang","given":"Lei","non-dropping-particle":"","parse-names":false,"suffix":""},{"dropping-particle":"","family":"Xia","given":"Yong","non-dropping-particle":"","parse-names":false,"suffix":""},{"dropping-particle":"","family":"Li","given":"Xudong","non-dropping-particle":"","parse-names":false,"suffix":""},{"dropping-particle":"","family":"Li","given":"Luying","non-dropping-particle":"","parse-names":false,"suffix":""},{"dropping-particle":"","family":"Fu","given":"Xiao","non-dropping-particle":"","parse-names":false,"suffix":""},{"dropping-particle":"","family":"Cheng","given":"Jiaji","non-dropping-particle":"","parse-names":false,"suffix":""},{"dropping-particle":"","family":"Pan","given":"Ruikun","non-dropping-particle":"","parse-names":false,"suffix":""}],"container-title":"Journal of Applied Physics","id":"ITEM-1","issue":"23","issued":{"date-parts":[["2022"]]},"title":"Janus two-dimensional transition metal dichalcogenides","type":"book","volume":"131"},"uris":["http://www.mendeley.com/documents/?uuid=e1b40e78-81b8-482e-94b5-7198faa5ae8d"]}],"mendeley":{"formattedCitation":"[145]","plainTextFormattedCitation":"[145]","previouslyFormattedCitation":"[67]"},"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[145]</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This approach inlvoves the submergence of a bulk material powder into solution that contains lithium like n-butyllithium ifr several days so as to allow the intercallation of lithium ion into the bulk layers. This material is then exposed to water which then produces hydrogen gas on reaction with the embeded lithium ions within the layer and in turn causes exfoliation of the layers </w:t>
      </w:r>
      <w:r>
        <w:fldChar w:fldCharType="begin"/>
      </w:r>
      <w:r>
        <w:rPr>
          <w:sz w:val="24"/>
          <w:szCs w:val="24"/>
          <w:rFonts w:cs="Times New Roman" w:ascii="Times New Roman" w:hAnsi="Times New Roman"/>
        </w:rPr>
        <w:instrText>ADDIN CSL_CITATION {"citationItems":[{"id":"ITEM-1","itemData":{"DOI":"10.1016/0025-5408(86)90011-5","ISSN":"00255408","abstract":"MoS2 has been exfoliated into monolayers by intercalation with lithium followed by reaction with water. X-ray diffraction analysis has shown that the exfoliated MoS2 in suspension is in the form of one-molecule-thick sheets. X-ray patterns from dried and re-stacked films of exfoliated MoS2 indicate that the layers are randomly stacked. Exfoliated MoS2 has been deposited on alumina particles in aqueous suspension, enabling recovery of dry exfoliated MoS2 supported on alumina.","author":[{"dropping-particle":"","family":"Joensen","given":"Per","non-dropping-particle":"","parse-names":false,"suffix":""},{"dropping-particle":"","family":"Frindt","given":"R.F.","non-dropping-particle":"","parse-names":false,"suffix":""},{"dropping-particle":"","family":"Morrison","given":"S.Roy","non-dropping-particle":"","parse-names":false,"suffix":""}],"container-title":"Materials Research Bulletin","id":"ITEM-1","issue":"4","issued":{"date-parts":[["1986","4"]]},"page":"457-461","title":"Single-layer MoS2","type":"article-journal","volume":"21"},"uris":["http://www.mendeley.com/documents/?uuid=985108c5-fc32-4bf9-b25c-5a71513ee5f7"]},{"id":"ITEM-2","itemData":{"DOI":"10.1021/nl201874w","ISSN":"1530-6984","author":[{"dropping-particle":"","family":"Eda","given":"Goki","non-dropping-particle":"","parse-names":false,"suffix":""},{"dropping-particle":"","family":"Yamaguchi","given":"Hisato","non-dropping-particle":"","parse-names":false,"suffix":""},{"dropping-particle":"","family":"Voiry","given":"Damien","non-dropping-particle":"","parse-names":false,"suffix":""},{"dropping-particle":"","family":"Fujita","given":"Takeshi","non-dropping-particle":"","parse-names":false,"suffix":""},{"dropping-particle":"","family":"Chen","given":"Mingwei","non-dropping-particle":"","parse-names":false,"suffix":""},{"dropping-particle":"","family":"Chhowalla","given":"Manish","non-dropping-particle":"","parse-names":false,"suffix":""}],"container-title":"Nano Letters","id":"ITEM-2","issue":"12","issued":{"date-parts":[["2011","12","14"]]},"note":"doi: 10.1021/nl201874w","page":"5111-5116","publisher":"American Chemical Society","title":"Photoluminescence from Chemically Exfoliated MoS2","type":"article-journal","volume":"11"},"uris":["http://www.mendeley.com/documents/?uuid=a8e0facc-53a4-489f-ba18-39c4c7e3dcc1"]}],"mendeley":{"formattedCitation":"[121,137]","plainTextFormattedCitation":"[121,137]","previouslyFormattedCitation":"[43,59]"},"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[121,137]</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This approach has been reported to submicrometre-sized monolayers at an appraciable amount </w:t>
      </w:r>
      <w:r>
        <w:fldChar w:fldCharType="begin"/>
      </w:r>
      <w:r>
        <w:rPr>
          <w:sz w:val="24"/>
          <w:szCs w:val="24"/>
          <w:rFonts w:cs="Times New Roman" w:ascii="Times New Roman" w:hAnsi="Times New Roman"/>
        </w:rPr>
        <w:instrText>ADDIN CSL_CITATION {"citationItems":[{"id":"ITEM-1","itemData":{"DOI":"10.1021/cm960579t","ISSN":"0897-4756","author":[{"dropping-particle":"","family":"Tsai","given":"Hui-Lien","non-dropping-particle":"","parse-names":false,"suffix":""},{"dropping-particle":"","family":"Heising","given":"Joy","non-dropping-particle":"","parse-names":false,"suffix":""},{"dropping-particle":"","family":"Schindler","given":"Jon L","non-dropping-particle":"","parse-names":false,"suffix":""},{"dropping-particle":"","family":"Kannewurf","given":"Carl R","non-dropping-particle":"","parse-names":false,"suffix":""},{"dropping-particle":"","family":"Kanatzidis","given":"Mercouri G","non-dropping-particle":"","parse-names":false,"suffix":""}],"container-title":"Chemistry of Materials","id":"ITEM-1","issue":"4","issued":{"date-parts":[["1997","4","1"]]},"note":"doi: 10.1021/cm960579t","page":"879-882","publisher":"American Chemical Society","title":"Exfoliated−Restacked Phase of WS2","type":"article-journal","volume":"9"},"uris":["http://www.mendeley.com/documents/?uuid=ce49e0db-cf2a-4d39-af02-82204b260321"]}],"mendeley":{"formattedCitation":"[146]","plainTextFormattedCitation":"[146]","previouslyFormattedCitation":"[68]"},"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[146]</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However, the physicochemical properties such as structure and electrica properties differs significantly from the bulk. Specifically, in the case of MoS</w:t>
      </w:r>
      <w:r>
        <w:rPr>
          <w:rFonts w:cs="Times New Roman" w:ascii="Times New Roman" w:hAnsi="Times New Roman"/>
          <w:sz w:val="24"/>
          <w:szCs w:val="24"/>
          <w:vertAlign w:val="subscript"/>
        </w:rPr>
        <w:t>2</w:t>
      </w:r>
      <w:r>
        <w:rPr>
          <w:rFonts w:cs="Times New Roman" w:ascii="Times New Roman" w:hAnsi="Times New Roman"/>
          <w:sz w:val="24"/>
          <w:szCs w:val="24"/>
        </w:rPr>
        <w:t xml:space="preserve"> the semiconducting properties changes to a metallic properties while the Mo coordination changes to octahedral (1T-MoS2) from prismatic (2H-MoS2). Nevertheless, on annealing at 300 oC the semiconduction properties and the MoS2 phase can be reverted their initial state. Lithium-based exfoliation have been employed for several TMDs such as  SnS2, WS2, MoS2 and MoSe2 </w:t>
      </w:r>
      <w:r>
        <w:fldChar w:fldCharType="begin"/>
      </w:r>
      <w:r>
        <w:rPr>
          <w:sz w:val="24"/>
          <w:szCs w:val="24"/>
          <w:rFonts w:cs="Times New Roman" w:ascii="Times New Roman" w:hAnsi="Times New Roman"/>
        </w:rPr>
        <w:instrText>ADDIN CSL_CITATION {"citationItems":[{"id":"ITEM-1","itemData":{"author":[{"dropping-particle":"","family":"Gordon","given":"R A","non-dropping-particle":"","parse-names":false,"suffix":""},{"dropping-particle":"","family":"Yang","given":"D","non-dropping-particle":"","parse-names":false,"suffix":""},{"dropping-particle":"","family":"Crozier","given":"E D","non-dropping-particle":"","parse-names":false,"suffix":""},{"dropping-particle":"","family":"Jiang","given":"D T","non-dropping-particle":"","parse-names":false,"suffix":""},{"dropping-particle":"","family":"Frindt","given":"R F","non-dropping-particle":"","parse-names":false,"suffix":""}],"container-title":"Physical Review B","id":"ITEM-1","issue":"12","issued":{"date-parts":[["2002"]]},"page":"125407","publisher":"APS","title":"Structures of exfoliated single layers of WS 2, MoS 2, and MoSe 2 in aqueous suspension","type":"article-journal","volume":"65"},"uris":["http://www.mendeley.com/documents/?uuid=6aecfd44-1174-40e7-bca2-6da7905fc5dd"]},{"id":"ITEM-2","itemData":{"ISSN":"1364-503X","author":[{"dropping-particle":"","family":"Kirmayer","given":"Saar","non-dropping-particle":"","parse-names":false,"suffix":""},{"dropping-particle":"","family":"Aharon","given":"Eyal","non-dropping-particle":"","parse-names":false,"suffix":""},{"dropping-particle":"","family":"Dovgolevsky","given":"Ekaterina","non-dropping-particle":"","parse-names":false,"suffix":""},{"dropping-particle":"","family":"Kalina","given":"Michael","non-dropping-particle":"","parse-names":false,"suffix":""},{"dropping-particle":"","family":"Frey","given":"Gitti L","non-dropping-particle":"","parse-names":false,"suffix":""}],"container-title":"Philosophical Transactions of the Royal Society A: Mathematical, Physical and Engineering Sciences","id":"ITEM-2","issue":"1855","issued":{"date-parts":[["2007"]]},"page":"1489-1508","publisher":"The Royal Society London","title":"Self-assembled lamellar MoS2, SnS2 and SiO2 semiconducting polymer nanocomposites","type":"article-journal","volume":"365"},"uris":["http://www.mendeley.com/documents/?uuid=b08fae96-71de-4777-ab79-94dcbf9f7f77"]}],"mendeley":{"formattedCitation":"[147,148]","plainTextFormattedCitation":"[147,148]","previouslyFormattedCitation":"[69,70]"},"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[147,148]</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w:t>
      </w:r>
    </w:p>
    <w:p>
      <w:pPr>
        <w:pStyle w:val="Normal"/>
        <w:spacing w:lineRule="auto" w:line="480"/>
        <w:jc w:val="both"/>
        <w:rPr>
          <w:rFonts w:ascii="Times New Roman" w:hAnsi="Times New Roman" w:cs="Times New Roman"/>
          <w:b/>
          <w:b/>
          <w:bCs/>
          <w:sz w:val="24"/>
          <w:szCs w:val="24"/>
        </w:rPr>
      </w:pPr>
      <w:r>
        <w:rPr>
          <w:rFonts w:cs="Times New Roman" w:ascii="Times New Roman" w:hAnsi="Times New Roman"/>
          <w:sz w:val="24"/>
          <w:szCs w:val="24"/>
        </w:rPr>
        <w:t xml:space="preserve">Other lithiation methods have been developed but anotbale one that makes use of an electrochemical cell using lithium foil anode and TMDC-containing cathode have been reported as an alternative approach as shown in figure 7 </w:t>
      </w:r>
      <w:r>
        <w:fldChar w:fldCharType="begin"/>
      </w:r>
      <w:r>
        <w:rPr>
          <w:sz w:val="24"/>
          <w:szCs w:val="24"/>
          <w:rFonts w:cs="Times New Roman" w:ascii="Times New Roman" w:hAnsi="Times New Roman"/>
        </w:rPr>
        <w:instrText>ADDIN CSL_CITATION {"citationItems":[{"id":"ITEM-1","itemData":{"DOI":"10.1002/anie.201106004","ISSN":"14337851","author":[{"dropping-particle":"","family":"Zeng","given":"Zhiyuan","non-dropping-particle":"","parse-names":false,"suffix":""},{"dropping-particle":"","family":"Yin","given":"Zongyou","non-dropping-particle":"","parse-names":false,"suffix":""},{"dropping-particle":"","family":"Huang","given":"Xiao","non-dropping-particle":"","parse-names":false,"suffix":""},{"dropping-particle":"","family":"Li","given":"Hai","non-dropping-particle":"","parse-names":false,"suffix":""},{"dropping-particle":"","family":"He","given":"Qiyuan","non-dropping-particle":"","parse-names":false,"suffix":""},{"dropping-particle":"","family":"Lu","given":"Gang","non-dropping-particle":"","parse-names":false,"suffix":""},{"dropping-particle":"","family":"Boey","given":"Freddy","non-dropping-particle":"","parse-names":false,"suffix":""},{"dropping-particle":"","family":"Zhang","given":"Hua","non-dropping-particle":"","parse-names":false,"suffix":""}],"container-title":"Angewandte Chemie International Edition","id":"ITEM-1","issue":"47","issued":{"date-parts":[["2011","11","18"]]},"page":"11093-11097","title":"Single-Layer Semiconducting Nanosheets: High-Yield Preparation and Device Fabrication","type":"article-journal","volume":"50"},"uris":["http://www.mendeley.com/documents/?uuid=8a353923-5668-4948-83a2-56d72f7a3672"]},{"id":"ITEM-2","itemData":{"DOI":"https://doi.org/10.1002/anie.201204208","abstract":"Intercalation and exfoliation of lithium: Few-layer-thick inorganic nanosheets (BN, NbSe2, WSe2, Sb2Se3, and Bi2Te3) have been prepared from their layered bulk precursors by using a controllable electrochemical lithium intercalation process (see picture). The lithium intercalation conditions, such as cut-off voltage and discharge current, have been systematically studied and optimized to produce high-quality BN and NbSe2 nanosheets.","author":[{"dropping-particle":"","family":"Zeng","given":"Zhiyuan","non-dropping-particle":"","parse-names":false,"suffix":""},{"dropping-particle":"","family":"Sun","given":"Ting","non-dropping-particle":"","parse-names":false,"suffix":""},{"dropping-particle":"","family":"Zhu","given":"Jixin","non-dropping-particle":"","parse-names":false,"suffix":""},{"dropping-particle":"","family":"Huang","given":"Xiao","non-dropping-particle":"","parse-names":false,"suffix":""},{"dropping-particle":"","family":"Yin","given":"Zongyou","non-dropping-particle":"","parse-names":false,"suffix":""},{"dropping-particle":"","family":"Lu","given":"Gang","non-dropping-particle":"","parse-names":false,"suffix":""},{"dropping-particle":"","family":"Fan","given":"Zhanxi","non-dropping-particle":"","parse-names":false,"suffix":""},{"dropping-particle":"","family":"Yan","given":"Qingyu","non-dropping-particle":"","parse-names":false,"suffix":""},{"dropping-particle":"","family":"Hng","given":"Huey Hoon","non-dropping-particle":"","parse-names":false,"suffix":""},{"dropping-particle":"","family":"Zhang","given":"Hua","non-dropping-particle":"","parse-names":false,"suffix":""}],"container-title":"Angewandte Chemie International Edition","id":"ITEM-2","issue":"36","issued":{"date-parts":[["2012"]]},"page":"9052-9056","title":"An Effective Method for the Fabrication of Few-Layer-Thick Inorganic Nanosheets","type":"article-journal","volume":"51"},"uris":["http://www.mendeley.com/documents/?uuid=d88f39a7-6163-419e-8370-4089a543292c"]}],"mendeley":{"formattedCitation":"[120,149]","plainTextFormattedCitation":"[120,149]","previouslyFormattedCitation":"[42,71]"},"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[120,149]</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In this approach, as the intercallation progresses, the galvanic discharge also occurs simiultaneously in the electrochemical cell which thus help the monitoring and in turn controls of the degree of lithiation. After this , the Li-intercalted material is put in water then ultrasonicated to give nanosheets of TMD monolayers. This approach has been used to prepare several TMDs such as graphene, ZrS2, TaS2, MoS2, TiS2, and WS2 </w:t>
      </w:r>
      <w:r>
        <w:fldChar w:fldCharType="begin"/>
      </w:r>
      <w:r>
        <w:rPr>
          <w:sz w:val="24"/>
          <w:szCs w:val="24"/>
          <w:rFonts w:cs="Times New Roman" w:ascii="Times New Roman" w:hAnsi="Times New Roman"/>
        </w:rPr>
        <w:instrText>ADDIN CSL_CITATION {"citationItems":[{"id":"ITEM-1","itemData":{"DOI":"10.1002/anie.201106004","ISSN":"14337851","author":[{"dropping-particle":"","family":"Zeng","given":"Zhiyuan","non-dropping-particle":"","parse-names":false,"suffix":""},{"dropping-particle":"","family":"Yin","given":"Zongyou","non-dropping-particle":"","parse-names":false,"suffix":""},{"dropping-particle":"","family":"Huang","given":"Xiao","non-dropping-particle":"","parse-names":false,"suffix":""},{"dropping-particle":"","family":"Li","given":"Hai","non-dropping-particle":"","parse-names":false,"suffix":""},{"dropping-particle":"","family":"He","given":"Qiyuan","non-dropping-particle":"","parse-names":false,"suffix":""},{"dropping-particle":"","family":"Lu","given":"Gang","non-dropping-particle":"","parse-names":false,"suffix":""},{"dropping-particle":"","family":"Boey","given":"Freddy","non-dropping-particle":"","parse-names":false,"suffix":""},{"dropping-particle":"","family":"Zhang","given":"Hua","non-dropping-particle":"","parse-names":false,"suffix":""}],"container-title":"Angewandte Chemie International Edition","id":"ITEM-1","issue":"47","issued":{"date-parts":[["2011","11","18"]]},"page":"11093-11097","title":"Single-Layer Semiconducting Nanosheets: High-Yield Preparation and Device Fabrication","type":"article-journal","volume":"50"},"uris":["http://www.mendeley.com/documents/?uuid=8a353923-5668-4948-83a2-56d72f7a3672"]}],"mendeley":{"formattedCitation":"[120]","plainTextFormattedCitation":"[120]","previouslyFormattedCitation":"[42]"},"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[120]</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They have also been used for other materials such as Bi2Te3, Sb2Se3, BN, NbSe2, and WSe2</w:t>
      </w:r>
      <w:r>
        <w:fldChar w:fldCharType="begin"/>
      </w:r>
      <w:r>
        <w:rPr>
          <w:sz w:val="24"/>
          <w:szCs w:val="24"/>
          <w:rFonts w:cs="Times New Roman" w:ascii="Times New Roman" w:hAnsi="Times New Roman"/>
        </w:rPr>
        <w:instrText>ADDIN CSL_CITATION {"citationItems":[{"id":"ITEM-1","itemData":{"DOI":"https://doi.org/10.1002/anie.201204208","abstract":"Intercalation and exfoliation of lithium: Few-layer-thick inorganic nanosheets (BN, NbSe2, WSe2, Sb2Se3, and Bi2Te3) have been prepared from their layered bulk precursors by using a controllable electrochemical lithium intercalation process (see picture). The lithium intercalation conditions, such as cut-off voltage and discharge current, have been systematically studied and optimized to produce high-quality BN and NbSe2 nanosheets.","author":[{"dropping-particle":"","family":"Zeng","given":"Zhiyuan","non-dropping-particle":"","parse-names":false,"suffix":""},{"dropping-particle":"","family":"Sun","given":"Ting","non-dropping-particle":"","parse-names":false,"suffix":""},{"dropping-particle":"","family":"Zhu","given":"Jixin","non-dropping-particle":"","parse-names":false,"suffix":""},{"dropping-particle":"","family":"Huang","given":"Xiao","non-dropping-particle":"","parse-names":false,"suffix":""},{"dropping-particle":"","family":"Yin","given":"Zongyou","non-dropping-particle":"","parse-names":false,"suffix":""},{"dropping-particle":"","family":"Lu","given":"Gang","non-dropping-particle":"","parse-names":false,"suffix":""},{"dropping-particle":"","family":"Fan","given":"Zhanxi","non-dropping-particle":"","parse-names":false,"suffix":""},{"dropping-particle":"","family":"Yan","given":"Qingyu","non-dropping-particle":"","parse-names":false,"suffix":""},{"dropping-particle":"","family":"Hng","given":"Huey Hoon","non-dropping-particle":"","parse-names":false,"suffix":""},{"dropping-particle":"","family":"Zhang","given":"Hua","non-dropping-particle":"","parse-names":false,"suffix":""}],"container-title":"Angewandte Chemie International Edition","id":"ITEM-1","issue":"36","issued":{"date-parts":[["2012"]]},"page":"9052-9056","title":"An Effective Method for the Fabrication of Few-Layer-Thick Inorganic Nanosheets","type":"article-journal","volume":"51"},"uris":["http://www.mendeley.com/documents/?uuid=d88f39a7-6163-419e-8370-4089a543292c"]}],"mendeley":{"formattedCitation":"[149]","plainTextFormattedCitation":"[149]","previouslyFormattedCitation":"[71]"},"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[149]</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The edge this method has over the ordinrary lithium-compound based exfoliation is that it only reuires few hours compared to the several day requirement of the former. </w:t>
      </w:r>
    </w:p>
    <w:p>
      <w:pPr>
        <w:pStyle w:val="Normal"/>
        <w:spacing w:lineRule="auto" w:line="480"/>
        <w:jc w:val="center"/>
        <w:rPr>
          <w:rFonts w:ascii="Times New Roman" w:hAnsi="Times New Roman" w:cs="Times New Roman"/>
          <w:sz w:val="24"/>
          <w:szCs w:val="24"/>
        </w:rPr>
      </w:pPr>
      <w:r>
        <w:rPr/>
        <w:drawing>
          <wp:inline distT="0" distB="0" distL="0" distR="0">
            <wp:extent cx="3818255" cy="3010535"/>
            <wp:effectExtent l="0" t="0" r="0" b="0"/>
            <wp:docPr id="13"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descr=""/>
                    <pic:cNvPicPr>
                      <a:picLocks noChangeAspect="1" noChangeArrowheads="1"/>
                    </pic:cNvPicPr>
                  </pic:nvPicPr>
                  <pic:blipFill>
                    <a:blip r:embed="rId14"/>
                    <a:stretch>
                      <a:fillRect/>
                    </a:stretch>
                  </pic:blipFill>
                  <pic:spPr bwMode="auto">
                    <a:xfrm>
                      <a:off x="0" y="0"/>
                      <a:ext cx="3818255" cy="3010535"/>
                    </a:xfrm>
                    <a:prstGeom prst="rect">
                      <a:avLst/>
                    </a:prstGeom>
                  </pic:spPr>
                </pic:pic>
              </a:graphicData>
            </a:graphic>
          </wp:inline>
        </w:drawing>
      </w:r>
      <w:r>
        <w:fldChar w:fldCharType="begin"/>
      </w:r>
      <w:r>
        <w:rPr/>
        <w:instrText>ADDIN CSL_CITATION {"citationItems":[{"id":"ITEM-1","itemData":{"DOI":"10.1063/5.0095203","ISBN":"9783319314495","ISSN":"10897550","abstract":"Structural symmetry plays a crucial role in the electronic band structure and properties of two-dimensional materials. In contrast to graphene, monolayer transition metal dichalcogenides exhibit intrinsic in-plane asymmetry with suitable direct bandgaps and distinctive optical properties. Efforts have been devoted to breaking their out-of-plane mirror symmetry by applying external electric fields, vertical stacking, or functionalization. The successful fabrication of Janus transition metal dichalcogenides offers a synthetic strategy to breaking the vertical mirror symmetry, leading to a variety of novel properties, such as vertical piezoelectricity, Rashba spin splitting, and excellent exciton properties. Here, we discuss the universal fabrication approaches and unique properties of Janus transition metal dichalcogenides and further present a brief perspective on their potential applications and challenges.","author":[{"dropping-particle":"","family":"Zhang","given":"Lei","non-dropping-particle":"","parse-names":false,"suffix":""},{"dropping-particle":"","family":"Xia","given":"Yong","non-dropping-particle":"","parse-names":false,"suffix":""},{"dropping-particle":"","family":"Li","given":"Xudong","non-dropping-particle":"","parse-names":false,"suffix":""},{"dropping-particle":"","family":"Li","given":"Luying","non-dropping-particle":"","parse-names":false,"suffix":""},{"dropping-particle":"","family":"Fu","given":"Xiao","non-dropping-particle":"","parse-names":false,"suffix":""},{"dropping-particle":"","family":"Cheng","given":"Jiaji","non-dropping-particle":"","parse-names":false,"suffix":""},{"dropping-particle":"","family":"Pan","given":"Ruikun","non-dropping-particle":"","parse-names":false,"suffix":""}],"container-title":"Journal of Applied Physics","id":"ITEM-1","issue":"23","issued":{"date-parts":[["2022"]]},"title":"Janus two-dimensional transition metal dichalcogenides","type":"book","volume":"131"},"uris":["http://www.mendeley.com/documents/?uuid=e1b40e78-81b8-482e-94b5-7198faa5ae8d"]}],"mendeley":{"formattedCitation":"[145]","plainTextFormattedCitation":"[145]","previouslyFormattedCitation":"[67]"},"properties":{"noteIndex":0},"schema":"https://github.com/citation-style-language/schema/raw/master/csl-citation.json"}</w:instrText>
      </w:r>
      <w:r>
        <w:rPr/>
      </w:r>
      <w:r>
        <w:rPr/>
        <w:fldChar w:fldCharType="separate"/>
      </w:r>
      <w:r>
        <w:rPr/>
      </w:r>
      <w:r>
        <w:rPr>
          <w:rFonts w:cs="Times New Roman" w:ascii="Times New Roman" w:hAnsi="Times New Roman"/>
          <w:sz w:val="24"/>
          <w:szCs w:val="24"/>
        </w:rPr>
        <w:t>[145]</w:t>
      </w:r>
      <w:r>
        <w:rPr/>
      </w:r>
      <w:r>
        <w:rPr/>
        <w:fldChar w:fldCharType="end"/>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jc w:val="both"/>
        <w:rPr>
          <w:rFonts w:ascii="Times New Roman" w:hAnsi="Times New Roman" w:cs="Times New Roman"/>
          <w:b/>
          <w:b/>
          <w:bCs/>
          <w:sz w:val="24"/>
          <w:szCs w:val="24"/>
        </w:rPr>
      </w:pPr>
      <w:r>
        <w:rPr>
          <w:rFonts w:cs="Times New Roman" w:ascii="Times New Roman" w:hAnsi="Times New Roman"/>
          <w:b/>
          <w:bCs/>
          <w:sz w:val="24"/>
          <w:szCs w:val="24"/>
        </w:rPr>
        <w:t>3.4.3 Chemical Vapor Deposition</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This is a well known bottom-top approach in which the reacting precursor compounds is exposed to the substrate in a very high tepertaure and pressure. In the method, the fuction of the precursors compound is to supply the chalcogenide and the transition metal atoms respectively, The reaction of these precursor compounds then results in the production of the ultrathin two-dimsensional TMDs as seen in figure 8</w:t>
      </w:r>
      <w:r>
        <w:fldChar w:fldCharType="begin"/>
      </w:r>
      <w:r>
        <w:rPr>
          <w:sz w:val="24"/>
          <w:szCs w:val="24"/>
          <w:rFonts w:cs="Times New Roman" w:ascii="Times New Roman" w:hAnsi="Times New Roman"/>
        </w:rPr>
        <w:instrText>ADDIN CSL_CITATION {"citationItems":[{"id":"ITEM-1","itemData":{"DOI":"10.3389/fbioe.2020.00236","ISSN":"22964185","abstract":"Recently, two-dimensional transition metal dichalcogenides (2D TMDCs) have drawn certain attentions in many fields. The unique and diversified electronic structure and ultrathin sheet structure of 2D TMDCs offer opportunities for moving ahead of other 2D nanomaterials such as graphene and expanding the wide application of inorganic 2D nanomaterials in many fields. For a better understanding of 2D TMDCs, one needs to know methods for their synthesis and modification, as well as their potential applications and possible biological toxicity. Herein, we summarized the recent research progress of 2D TMDCs with particular focus on their biomedical applications and potential health risks. Firstly, two kinds of synthesis methods of 2D TMDCs, top-down and bottom-up, and methods for their surface functionalization are reviewed. Secondly, the applications of 2D TMDCs in the field of biomedicine, including drug loading, photothermal therapy, biological imaging and biosensor were summarized. After that, we presented the existing researches on biosafety evaluation of 2D TMDCs. At last, we discussed major research gap in current researches and challenges and coping strategies in future studies.","author":[{"dropping-particle":"","family":"Zhou","given":"Xiaofei","non-dropping-particle":"","parse-names":false,"suffix":""},{"dropping-particle":"","family":"Sun","given":"Hainan","non-dropping-particle":"","parse-names":false,"suffix":""},{"dropping-particle":"","family":"Bai","given":"Xue","non-dropping-particle":"","parse-names":false,"suffix":""}],"container-title":"Frontiers in Bioengineering and Biotechnology","id":"ITEM-1","issue":"April","issued":{"date-parts":[["2020"]]},"page":"1-13","title":"Two-Dimensional Transition Metal Dichalcogenides: Synthesis, Biomedical Applications and Biosafety Evaluation","type":"article-journal","volume":"8"},"uris":["http://www.mendeley.com/documents/?uuid=1323dfda-7e78-49cb-9420-9d87928ccaec"]}],"mendeley":{"formattedCitation":"[124]","plainTextFormattedCitation":"[124]","previouslyFormattedCitation":"[46]"},"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[124]</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This product of these reaction is then deposited on a substrate to give 2D TMDs </w:t>
      </w:r>
      <w:r>
        <w:fldChar w:fldCharType="begin"/>
      </w:r>
      <w:r>
        <w:rPr>
          <w:sz w:val="24"/>
          <w:szCs w:val="24"/>
          <w:rFonts w:cs="Times New Roman" w:ascii="Times New Roman" w:hAnsi="Times New Roman"/>
        </w:rPr>
        <w:instrText>ADDIN CSL_CITATION {"citationItems":[{"id":"ITEM-1","itemData":{"DOI":"https://doi.org/10.1002/adma.201104798","abstract":"Large-area MoS2 atomic layers are synthesized on SiO2 substrates by chemical vapor deposition using MoO3 and S powders as the reactants. Optical, microscopic and electrical measurements suggest that the synthetic process leads to the growth of MoS2 monolayer. The TEM images verify that the synthesized MoS2 sheets are highly crystalline.","author":[{"dropping-particle":"","family":"Lee","given":"Yi-Hsien","non-dropping-particle":"","parse-names":false,"suffix":""},{"dropping-particle":"","family":"Zhang","given":"Xin-Quan","non-dropping-particle":"","parse-names":false,"suffix":""},{"dropping-particle":"","family":"Zhang","given":"Wenjing","non-dropping-particle":"","parse-names":false,"suffix":""},{"dropping-particle":"","family":"Chang","given":"Mu-Tung","non-dropping-particle":"","parse-names":false,"suffix":""},{"dropping-particle":"","family":"Lin","given":"Cheng-Te","non-dropping-particle":"","parse-names":false,"suffix":""},{"dropping-particle":"","family":"Chang","given":"Kai-Di","non-dropping-particle":"","parse-names":false,"suffix":""},{"dropping-particle":"","family":"Yu","given":"Ya-Chu","non-dropping-particle":"","parse-names":false,"suffix":""},{"dropping-particle":"","family":"Wang","given":"Jacob Tse-Wei","non-dropping-particle":"","parse-names":false,"suffix":""},{"dropping-particle":"","family":"Chang","given":"Chia-Seng","non-dropping-particle":"","parse-names":false,"suffix":""},{"dropping-particle":"","family":"Li","given":"Lain-Jong","non-dropping-particle":"","parse-names":false,"suffix":""},{"dropping-particle":"","family":"Lin","given":"Tsung-Wu","non-dropping-particle":"","parse-names":false,"suffix":""}],"container-title":"Advanced Materials","id":"ITEM-1","issue":"17","issued":{"date-parts":[["2012"]]},"page":"2320-2325","title":"Synthesis of Large-Area MoS2 Atomic Layers with Chemical Vapor Deposition","type":"article-journal","volume":"24"},"uris":["http://www.mendeley.com/documents/?uuid=06ea07c6-76ef-4688-92e3-c6c1437252f8"]},{"id":"ITEM-2","itemData":{"DOI":"10.1021/nl4033704","ISSN":"1530-6984","abstract":"The thinnest semiconductor, molybdenum disulfide (MoS2) monolayer, exhibits promising prospects in the applications of optoelectronics and valleytronics. A uniform and highly crystalline MoS2 monolayer in a large area is highly desirable for both fundamental studies and substantial applications. Here, utilizing various aromatic molecules as seeding promoters, a large-area, highly crystalline, and uniform MoS2 monolayer was achieved with chemical vapor deposition (CVD) at a relatively low growth temperature (650 °C). The dependence of the growth results on the seed concentration and on the use of different seeding promoters is further investigated. It is also found that an optimized concentration of seed molecules is helpful for the nucleation of the MoS2. The newly identified seed molecules can be easily deposited on various substrates and allows the direct growth of monolayer MoS2 on Au, hexagonal boron nitride (h-BN), and graphene to achieve various hybrid structures.","author":[{"dropping-particle":"","family":"Ling","given":"Xi","non-dropping-particle":"","parse-names":false,"suffix":""},{"dropping-particle":"","family":"Lee","given":"Yi-Hsien","non-dropping-particle":"","parse-names":false,"suffix":""},{"dropping-particle":"","family":"Lin","given":"Yuxuan","non-dropping-particle":"","parse-names":false,"suffix":""},{"dropping-particle":"","family":"Fang","given":"Wenjing","non-dropping-particle":"","parse-names":false,"suffix":""},{"dropping-particle":"","family":"Yu","given":"Lili","non-dropping-particle":"","parse-names":false,"suffix":""},{"dropping-particle":"","family":"Dresselhaus","given":"Mildred S","non-dropping-particle":"","parse-names":false,"suffix":""},{"dropping-particle":"","family":"Kong","given":"Jing","non-dropping-particle":"","parse-names":false,"suffix":""}],"container-title":"Nano Letters","id":"ITEM-2","issue":"2","issued":{"date-parts":[["2014","2","12"]]},"note":"doi: 10.1021/nl4033704","page":"464-472","publisher":"American Chemical Society","title":"Role of the Seeding Promoter in MoS2 Growth by Chemical Vapor Deposition","type":"article-journal","volume":"14"},"uris":["http://www.mendeley.com/documents/?uuid=cb058cf6-9b39-4af7-b0ca-553ac9785bf8"]},{"id":"ITEM-3","itemData":{"DOI":"10.1021/ja4013485","ISSN":"0002-7863","abstract":"The controlled synthesis of highly crystalline MoS2 atomic layers remains a challenge for the practical applications of this emerging material. Here, we developed an approach for synthesizing MoS2 flakes in rhomboid shape with controlled number of layers by the layer-by-layer sulfurization of MoO2 microcrystals. The obtained MoS2 flakes showed high crystallinity with crystal domain size of ∼10 μm, significantly larger than the grain size of MoS2 grown by other methods. As a result of the high crystallinity, the performance of back-gated field effect transistors (FETs) made on these MoS2 flakes was comparable to that of FETs based on mechanically exfoliated flakes. This simple approach opens up a new avenue for controlled synthesis of MoS2 atomic layers and will make this highly crystalline material easily accessible for fundamental aspects and various applications.","author":[{"dropping-particle":"","family":"Wang","given":"Xinsheng","non-dropping-particle":"","parse-names":false,"suffix":""},{"dropping-particle":"","family":"Feng","given":"Hongbin","non-dropping-particle":"","parse-names":false,"suffix":""},{"dropping-particle":"","family":"Wu","given":"Yongmin","non-dropping-particle":"","parse-names":false,"suffix":""},{"dropping-particle":"","family":"Jiao","given":"Liying","non-dropping-particle":"","parse-names":false,"suffix":""}],"container-title":"Journal of the American Chemical Society","id":"ITEM-3","issue":"14","issued":{"date-parts":[["2013","4","10"]]},"note":"doi: 10.1021/ja4013485","page":"5304-5307","publisher":"American Chemical Society","title":"Controlled Synthesis of Highly Crystalline MoS2 Flakes by Chemical Vapor Deposition","type":"article-journal","volume":"135"},"uris":["http://www.mendeley.com/documents/?uuid=2837b438-eb64-476c-9479-0239206c6d79"]},{"id":"ITEM-4","itemData":{"DOI":"10.1021/nl2043612","ISSN":"1530-6984","author":[{"dropping-particle":"","family":"Liu","given":"Keng-Ku","non-dropping-particle":"","parse-names":false,"suffix":""},{"dropping-particle":"","family":"Zhang","given":"Wenjing","non-dropping-particle":"","parse-names":false,"suffix":""},{"dropping-particle":"","family":"Lee","given":"Yi-Hsien","non-dropping-particle":"","parse-names":false,"suffix":""},{"dropping-particle":"","family":"Lin","given":"Yu-Chuan","non-dropping-particle":"","parse-names":false,"suffix":""},{"dropping-particle":"","family":"Chang","given":"Mu-Tung","non-dropping-particle":"","parse-names":false,"suffix":""},{"dropping-particle":"","family":"Su","given":"Ching-Yuan","non-dropping-particle":"","parse-names":false,"suffix":""},{"dropping-particle":"","family":"Chang","given":"Chia-Seng","non-dropping-particle":"","parse-names":false,"suffix":""},{"dropping-particle":"","family":"Li","given":"Hai","non-dropping-particle":"","parse-names":false,"suffix":""},{"dropping-particle":"","family":"Shi","given":"Yumeng","non-dropping-particle":"","parse-names":false,"suffix":""},{"dropping-particle":"","family":"Zhang","given":"Hua","non-dropping-particle":"","parse-names":false,"suffix":""},{"dropping-particle":"","family":"Lai","given":"Chao-Sung","non-dropping-particle":"","parse-names":false,"suffix":""},{"dropping-particle":"","family":"Li","given":"Lain-Jong","non-dropping-particle":"","parse-names":false,"suffix":""}],"container-title":"Nano Letters","id":"ITEM-4","issue":"3","issued":{"date-parts":[["2012","3","14"]]},"note":"doi: 10.1021/nl2043612","page":"1538-1544","publisher":"American Chemical Society","title":"Growth of Large-Area and Highly Crystalline MoS2 Thin Layers on Insulating Substrates","type":"article-journal","volume":"12"},"uris":["http://www.mendeley.com/documents/?uuid=a3979d22-ceaf-42a8-b7c0-e6b27e2b0344"]}],"mendeley":{"formattedCitation":"[116,150–152]","plainTextFormattedCitation":"[116,150–152]","previouslyFormattedCitation":"[35,72–74]"},"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[116,150–152]</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Most ultrathin TMds produced through this method have been found to have high crystallinity and an excellent electronic property. However, this approach requires high temperature and a vaccum for the synthetic process to proceed. The Chemical vapour deposition (CVD) involve the thermal decomposition of the precursors. Although most of the mthods uses a subsrtae but the product can also be formed without having a substrate </w:t>
      </w:r>
      <w:r>
        <w:fldChar w:fldCharType="begin"/>
      </w:r>
      <w:r>
        <w:rPr>
          <w:sz w:val="24"/>
          <w:szCs w:val="24"/>
          <w:rFonts w:cs="Times New Roman" w:ascii="Times New Roman" w:hAnsi="Times New Roman"/>
        </w:rPr>
        <w:instrText>ADDIN CSL_CITATION {"citationItems":[{"id":"ITEM-1","itemData":{"DOI":"10.3390/catal12050468","ISBN":"2711717674","ISSN":"20734344","abstract":"The quest for a clean, renewable and sustainable energy future has been highly sought for by the scientific community over the last four decades. Photocatalytic water splitting is a very promising technology to proffer a solution to present day environmental pollution and energy crises by generating hydrogen fuel through a “green route” without environmental pollution. Transition metal dichalcogenides (TMDCs) have outstanding properties which make them show great potential as effective co-catalysts with photocatalytic materials such as TiO2, ZnO and CdS for photocatalytic water splitting. Integration of TMDCs with a photocatalyst such as TiO2 provides novel nanohybrid composite materials with outstanding characteristics. In this review, we present the current state of research in the application of TMDCs in photocatalytic water splitting. Three main aspects which consider their properties, advances in the synthesis routes of layered TMDCs and their composites as well as their photocatalytic performances in the water splitting reaction are discussed. Finally, we raise some challenges and perspectives in their future application as materials for water-splitting photocatalysts.","author":[{"dropping-particle":"","family":"Fadojutimi","given":"Paul O.","non-dropping-particle":"","parse-names":false,"suffix":""},{"dropping-particle":"","family":"Gqoba","given":"Siziwe S.","non-dropping-particle":"","parse-names":false,"suffix":""},{"dropping-particle":"","family":"Tetana","given":"Zikhona N.","non-dropping-particle":"","parse-names":false,"suffix":""},{"dropping-particle":"","family":"Moma","given":"John","non-dropping-particle":"","parse-names":false,"suffix":""}],"container-title":"Catalysts","id":"ITEM-1","issue":"5","issued":{"date-parts":[["2022"]]},"title":"Transition Metal Dichalcogenides [MX2] in Photocatalytic Water Splitting","type":"article-journal","volume":"12"},"uris":["http://www.mendeley.com/documents/?uuid=e8fc6c91-d28a-4fa1-9b45-19e49aef0b08"]}],"mendeley":{"formattedCitation":"[26]","plainTextFormattedCitation":"[26]","previouslyFormattedCitation":"[5]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[26]</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In this synthetic technique, inert gases like argon are usually introdiced into the system alongside hyderogen gas which helps to prevent the oxidation of the material and reduce impurities in the system as illusated in Figure 8 </w:t>
      </w:r>
      <w:r>
        <w:fldChar w:fldCharType="begin"/>
      </w:r>
      <w:r>
        <w:rPr>
          <w:sz w:val="24"/>
          <w:szCs w:val="24"/>
          <w:rFonts w:cs="Times New Roman" w:ascii="Times New Roman" w:hAnsi="Times New Roman"/>
        </w:rPr>
        <w:instrText>ADDIN CSL_CITATION {"citationItems":[{"id":"ITEM-1","itemData":{"DOI":"https://doi.org/10.1002/adma.201700439","abstract":"As a member of the group IVB transition metal dichalcogenides (TMDs) family, hafnium disulfide (HfS2) is recently predicted to exhibit higher carrier mobility and higher tunneling current density than group VIB (Mo and W) TMDs. However, the synthesis of high-quality HfS2 crystals, sparsely reported, has greatly hindered the development of this new field. Here, a facile strategy for controlled synthesis of high-quality atomic layered HfS2 crystals by van der Waals epitaxy is reported. Density functional theory calculations are applied to elucidate the systematic epitaxial growth process of the S-edge and Hf-edge. Impressively, the HfS2 back-gate field-effect transistors display a competitive mobility of 7.6 cm2 V−1 s−1 and an ultrahigh on/off ratio exceeding 108. Meanwhile, ultrasensitive near-infrared phototransistors based on the HfS2 crystals (indirect bandgap ≈1.45 eV) exhibit an ultrahigh responsivity exceeding 3.08 × 105 A W−1, which is 109-fold higher than 9 × 10−5 A W−1 obtained from the multilayer MoS2 in near-infrared photodetection. Moreover, an ultrahigh photogain exceeding 4.72 × 105 and an ultrahigh detectivity exceeding 4.01 × 1012 Jones, superior to the vast majority of the reported 2D-materials-based phototransistors, imply a great promise in TMD-based 2D electronic and optoelectronic applications.","author":[{"dropping-particle":"","family":"Fu","given":"Lei","non-dropping-particle":"","parse-names":false,"suffix":""},{"dropping-particle":"","family":"Wang","given":"Feng","non-dropping-particle":"","parse-names":false,"suffix":""},{"dropping-particle":"","family":"Wu","given":"Bin","non-dropping-particle":"","parse-names":false,"suffix":""},{"dropping-particle":"","family":"Wu","given":"Nian","non-dropping-particle":"","parse-names":false,"suffix":""},{"dropping-particle":"","family":"Huang","given":"Wei","non-dropping-particle":"","parse-names":false,"suffix":""},{"dropping-particle":"","family":"Wang","given":"Hanlin","non-dropping-particle":"","parse-names":false,"suffix":""},{"dropping-particle":"","family":"Jin","given":"Chuanhong","non-dropping-particle":"","parse-names":false,"suffix":""},{"dropping-particle":"","family":"Zhuang","given":"Lin","non-dropping-particle":"","parse-names":false,"suffix":""},{"dropping-particle":"","family":"He","given":"Jun","non-dropping-particle":"","parse-names":false,"suffix":""},{"dropping-particle":"","family":"Fu","given":"Lei","non-dropping-particle":"","parse-names":false,"suffix":""},{"dropping-particle":"","family":"Liu","given":"Yunqi","non-dropping-particle":"","parse-names":false,"suffix":""}],"container-title":"Advanced Materials","id":"ITEM-1","issue":"32","issued":{"date-parts":[["2017"]]},"page":"1700439","title":"Van der Waals Epitaxial Growth of Atomic Layered HfS2 Crystals for Ultrasensitive Near-Infrared Phototransistors","type":"article-journal","volume":"29"},"uris":["http://www.mendeley.com/documents/?uuid=dc20de34-a5de-4d40-b10d-b63aecdfd0af"]},{"id":"ITEM-2","itemData":{"DOI":"https://doi.org/10.1002/adfm.201702918","abstract":"Abstract Due to the predicted excellent electronic properties superior to group VIB (Mo and W) transition metal dichalcogenides (TMDs), group IVB TMDs have enormous potential in nanoelectronics. Here, the synthesis of ultrathin HfS2 flakes via space-confined chemical vapor deposition, realized by an inner quartz tube, is demonstrated. Moreover, the effect of key growth parameters including the dimensions of confined space and deposition temperature on the growth behavior of products is systematically studied. Typical as-synthesized HfS2 is a hexagonal-like flake with a smallest thickness of ≈1.2 nm (bilayer) and an edge size of ≈5 µm. The photodetector based on as-synthesized HfS2 flakes demonstrates excellent optoelectronic performance with a fast photoresponse time (55 ms), which is attributed to the high-quality crystal structure obtained at a high deposition temperature and the ultraclean interface between HfS2 and the mica substrate. With such properties HfS2 holds great potential for optoelectronics applications.","author":[{"dropping-particle":"","family":"Yan","given":"Chaoyi","non-dropping-particle":"","parse-names":false,"suffix":""},{"dropping-particle":"","family":"Gan","given":"Lin","non-dropping-particle":"","parse-names":false,"suffix":""},{"dropping-particle":"","family":"Zhou","given":"Xing","non-dropping-particle":"","parse-names":false,"suffix":""},{"dropping-particle":"","family":"Guo","given":"Jun","non-dropping-particle":"","parse-names":false,"suffix":""},{"dropping-particle":"","family":"Huang","given":"Wenjuan","non-dropping-particle":"","parse-names":false,"suffix":""},{"dropping-particle":"","family":"Huang","given":"Jianwen","non-dropping-particle":"","parse-names":false,"suffix":""},{"dropping-particle":"","family":"Jin","given":"Bao","non-dropping-particle":"","parse-names":false,"suffix":""},{"dropping-particle":"","family":"Xiong","given":"Jie","non-dropping-particle":"","parse-names":false,"suffix":""},{"dropping-particle":"","family":"Zhai","given":"Tianyou","non-dropping-particle":"","parse-names":false,"suffix":""},{"dropping-particle":"","family":"Li","given":"Yanrong","non-dropping-particle":"","parse-names":false,"suffix":""}],"container-title":"Advanced Functional Materials","id":"ITEM-2","issue":"39","issued":{"date-parts":[["2017"]]},"page":"1702918","title":"Space-Confined Chemical Vapor Deposition Synthesis of Ultrathin HfS2 Flakes for Optoelectronic Application","type":"article-journal","volume":"27"},"uris":["http://www.mendeley.com/documents/?uuid=8ac0e8d8-9d7f-4e78-87f7-07daa238ca97"]},{"id":"ITEM-3","itemData":{"DOI":"10.1088/0957-4484/17/5/014","ISSN":"09574484","abstract":"Microwave-induced plasmas (MIPs) of H2S and N2/H 2 have been used to sulfidize and reduce WO3 and MS 3 (where M ≤ Zr and Hf) phases respectively. Characterization by powder x-ray diffraction and electron microscopy techniques shows that inorganic fullerene structures of WS2 and nanorods/nanotubes of ZrS 2 can be synthesized. In all cases the structures appear to exhibit a higher concentration of defects and final morphologies are reflective of the precursor used. Furthermore, for ZrS2 and HfS2 phases significant post-synthesis oxidation is observed. © 2006 IOP Publishing Ltd.","author":[{"dropping-particle":"","family":"Brooks","given":"D. J.","non-dropping-particle":"","parse-names":false,"suffix":""},{"dropping-particle":"","family":"Douthwaite","given":"R. E.","non-dropping-particle":"","parse-names":false,"suffix":""},{"dropping-particle":"","family":"Brydson","given":"R.","non-dropping-particle":"","parse-names":false,"suffix":""},{"dropping-particle":"","family":"Calvert","given":"C.","non-dropping-particle":"","parse-names":false,"suffix":""},{"dropping-particle":"","family":"Measures","given":"M. G.","non-dropping-particle":"","parse-names":false,"suffix":""},{"dropping-particle":"","family":"Watson","given":"A.","non-dropping-particle":"","parse-names":false,"suffix":""}],"container-title":"Nanotechnology","id":"ITEM-3","issue":"5","issued":{"date-parts":[["2006"]]},"page":"1245-1250","title":"Synthesis of inorganic fullerene (MS2, M ≤ Zr, Hf and W) phases using H2S and N2/H2 microwave-induced plasmas","type":"article-journal","volume":"17"},"uris":["http://www.mendeley.com/documents/?uuid=d4863454-ba08-4af2-a9d2-a5980ce05f75"]},{"id":"ITEM-4","itemData":{"DOI":"10.1021/jacs.5b03807","ISSN":"0002-7863","abstract":"Group IVB transition metal (Zr and Hf) dichalcogenide (TMD) monolayers can have higher carrier mobility and higher tunneling current density than group VIB (Mo and W) TMD monolayers. Here we report the synthesis of hexagonal ZrS2 monolayer and few layers on hexagonal boron nitride (BN) using ZrCl4 and S as precursors. The domain size of ZrS2 hexagons is around 1–3 μm. The number of layers of ZrS2 was controlled by tuning the evaporation temperature of ZrCl4. The stacking angle between ZrS2 and BN characterized by transmission electron microscopy shows a preferred stacking angle of near 0°. Field-effect transistors (FETs) fabricated on ZrS2 flakes showed n-type transport behavior with an estimated mobility of 0.1–1.1 cm2 V–1 s–1.","author":[{"dropping-particle":"","family":"Zhang","given":"Mei","non-dropping-particle":"","parse-names":false,"suffix":""},{"dropping-particle":"","family":"Zhu","given":"Yiming","non-dropping-particle":"","parse-names":false,"suffix":""},{"dropping-particle":"","family":"Wang","given":"Xinsheng","non-dropping-particle":"","parse-names":false,"suffix":""},{"dropping-particle":"","family":"Feng","given":"Qingliang","non-dropping-particle":"","parse-names":false,"suffix":""},{"dropping-particle":"","family":"Qiao","given":"Shanlin","non-dropping-particle":"","parse-names":false,"suffix":""},{"dropping-particle":"","family":"Wen","given":"Wen","non-dropping-particle":"","parse-names":false,"suffix":""},{"dropping-particle":"","family":"Chen","given":"Yanfeng","non-dropping-particle":"","parse-names":false,"suffix":""},{"dropping-particle":"","family":"Cui","given":"Menghua","non-dropping-particle":"","parse-names":false,"suffix":""},{"dropping-particle":"","family":"Zhang","given":"Jin","non-dropping-particle":"","parse-names":false,"suffix":""},{"dropping-particle":"","family":"Cai","given":"Congzhong","non-dropping-particle":"","parse-names":false,"suffix":""},{"dropping-particle":"","family":"Xie","given":"Liming","non-dropping-particle":"","parse-names":false,"suffix":""}],"container-title":"Journal of the American Chemical Society","id":"ITEM-4","issue":"22","issued":{"date-parts":[["2015","6","10"]]},"note":"doi: 10.1021/jacs.5b03807","page":"7051-7054","publisher":"American Chemical Society","title":"Controlled Synthesis of ZrS2 Monolayer and Few Layers on Hexagonal Boron Nitride","type":"article-journal","volume":"137"},"uris":["http://www.mendeley.com/documents/?uuid=36c5461d-4735-428b-9caf-7c3842ffd275"]},{"id":"ITEM-5","itemData":{"DOI":"10.1007/s12274-016-1178-7","ISSN":"19980000","abstract":"Two-dimensional ZrS2 materials have potential for applications in nanoelectronics because of their theoretically predicted high mobility and sheet current density. Herein, we report the thickness and temperature dependent transport properties of ZrS2 multilayers that were directly deposited on hexagonal boron nitride (h-BN) by chemical vapor deposition. Hysteresis-free gate sweeping, metalinsulator transition, and T–γ (γ ~ 0.82–1.26) temperature dependent mobility were observed in the ZrS2 films. [Figure not available: see fulltext.]","author":[{"dropping-particle":"","family":"Zhu","given":"Yiming","non-dropping-particle":"","parse-names":false,"suffix":""},{"dropping-particle":"","family":"Wang","given":"Xinsheng","non-dropping-particle":"","parse-names":false,"suffix":""},{"dropping-particle":"","family":"Zhang","given":"Mei","non-dropping-particle":"","parse-names":false,"suffix":""},{"dropping-particle":"","family":"Cai","given":"Congzhong","non-dropping-particle":"","parse-names":false,"suffix":""},{"dropping-particle":"","family":"Xie","given":"Liming","non-dropping-particle":"","parse-names":false,"suffix":""}],"container-title":"Nano Research","id":"ITEM-5","issue":"10","issued":{"date-parts":[["2016"]]},"page":"2931-2937","title":"Thickness and temperature dependent electrical properties of ZrS2 thin films directly grown on hexagonal boron nitride","type":"article-journal","volume":"9"},"uris":["http://www.mendeley.com/documents/?uuid=57d346ea-880f-4c39-aead-e33d8e7f682c"]},{"id":"ITEM-6","itemData":{"DOI":"10.1039/C5RA12412C","abstract":"ZrS2 nanoflakes with a narrow size distribution (10–30 nm) were successfully prepared via a direct gaseous reaction between ZrCl4 and S at a relatively low temperature (800 °C). They exhibited unique optical properties and showed excellent performance in photocatalytic degradation of 4-nitrophenol{,} one of the most-difficult-to-remove pollutants.","author":[{"dropping-particle":"","family":"Wen","given":"Yan","non-dropping-particle":"","parse-names":false,"suffix":""},{"dropping-particle":"","family":"Zhu","given":"Yanqiu","non-dropping-particle":"","parse-names":false,"suffix":""},{"dropping-particle":"","family":"Zhang","given":"Shaowei","non-dropping-particle":"","parse-names":false,"suffix":""}],"container-title":"RSC Adv.","id":"ITEM-6","issue":"81","issued":{"date-parts":[["2015"]]},"page":"66082-66085","publisher":"The Royal Society of Chemistry","title":"Low temperature synthesis of ZrS2 nanoflakes and their catalytic activity","type":"article-journal","volume":"5"},"uris":["http://www.mendeley.com/documents/?uuid=6766b310-e6f2-4963-947b-bf686fd06b01"]}],"mendeley":{"formattedCitation":"[30,60,153–156]","plainTextFormattedCitation":"[30,60,153–156]","previouslyFormattedCitation":"[9,75–79]"},"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[30,60,153–156]</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A prominent technique that has garnered attention is the chemical vapour transport (CVT). They have been studied for the synthesis of group IVB TMDCs than the chemcial deposition methods (CVD)</w:t>
      </w:r>
      <w:r>
        <w:fldChar w:fldCharType="begin"/>
      </w:r>
      <w:r>
        <w:rPr>
          <w:sz w:val="24"/>
          <w:szCs w:val="24"/>
          <w:rFonts w:cs="Times New Roman" w:ascii="Times New Roman" w:hAnsi="Times New Roman"/>
        </w:rPr>
        <w:instrText>ADDIN CSL_CITATION {"citationItems":[{"id":"ITEM-1","itemData":{"DOI":"https://doi.org/10.1002/cnma.201800426","ISSN":"2199-692X","abstract":"Semiconducting two-dimensional materials such as transition metal dichalcogenides have attracted considerable attention because they can be used as ultrathin materials for various applications including flexible electronic devices. Single crystals of zirconium disulfide (ZrS2) are synthesized by a chemical vapor transport method. Field-effect transistors using exfoliated multilayer ZrS2 flakes exhibit n-channel characteristics with an on/off ratio of approximately 200. More information can be found in the Full Paper by Yoshihiro Shimazu et?al. on page?1078 in Issue?10, 2018 (DOI: 10.1002/cnma.201800304).","author":[{"dropping-particle":"","family":"Shimazu","given":"Yoshihiro","non-dropping-particle":"","parse-names":false,"suffix":""},{"dropping-particle":"","family":"Fujisawa","given":"Yutaro","non-dropping-particle":"","parse-names":false,"suffix":""},{"dropping-particle":"","family":"Arai","given":"Kensuke","non-dropping-particle":"","parse-names":false,"suffix":""},{"dropping-particle":"","family":"Iwabuchi","given":"Tatsuya","non-dropping-particle":"","parse-names":false,"suffix":""},{"dropping-particle":"","family":"Suzuki","given":"Kazuya","non-dropping-particle":"","parse-names":false,"suffix":""}],"container-title":"ChemNanoMat","id":"ITEM-1","issue":"10","issued":{"date-parts":[["2018","10","1"]]},"note":"https://doi.org/10.1002/cnma.201800426","page":"1021","publisher":"John Wiley &amp; Sons, Ltd","title":"Front Cover: Synthesis and Characterization of Zirconium Disulfide Single Crystals and Thin-Film Transistors Based on Multilayer Zirconium Disulfide Flakes (ChemNanoMat 10/2018)","type":"article-journal","volume":"4"},"uris":["http://www.mendeley.com/documents/?uuid=d1fd43d2-e99c-4e59-9740-3dea22c41296"]},{"id":"ITEM-2","itemData":{"DOI":"10.1007/s12274-018-2081-1","ISSN":"19980000","abstract":"Atomic intercalation in two-dimensional (2D) layered materials can be used to engineer the electronic structure at the atomic scale and generate tuneable physical and chemical properties which are quite distinct in comparison with the pristine material. Among them, electron-doped engineering induced by intercalation is an efficient route to modulate electronic states in 2D layers. Herein, we demonstrate a semiconducting to metallic phase transition in zirconium diselenide (ZrSe2) single crystals via controllable incorporation of copper (Cu) atoms. Our angle resolved photoemission spectroscopy (ARPES) measurements and first-principles density functional theory (DFT) calculations clearly revealed the emergence of conduction band dispersion at the M/L point of the Brillouin zone due to Cu-induced electron doping in ZrSe2 interlayers. Moreover, electrical measurements in ZrSe2 revealed semiconducting behavior, while the Cu-intercalated ZrSe2 exhibited a linear current–voltage curve with metallic character. The atomic intercalation approach may have high potential for realizing transparent electron-doping systems for many specific 2D-based nanoelectronic applications.","author":[{"dropping-particle":"","family":"Muhammad","given":"Zahir","non-dropping-particle":"","parse-names":false,"suffix":""},{"dropping-particle":"","family":"Mu","given":"Kejun","non-dropping-particle":"","parse-names":false,"suffix":""},{"dropping-particle":"","family":"Lv","given":"Haifeng","non-dropping-particle":"","parse-names":false,"suffix":""},{"dropping-particle":"","family":"Wu","given":"Chuanqiang","non-dropping-particle":"","parse-names":false,"suffix":""},{"dropping-particle":"","family":"ur Rehman","given":"Zia","non-dropping-particle":"","parse-names":false,"suffix":""},{"dropping-particle":"","family":"Habib","given":"Muhammad","non-dropping-particle":"","parse-names":false,"suffix":""},{"dropping-particle":"","family":"Sun","given":"Zhe","non-dropping-particle":"","parse-names":false,"suffix":""},{"dropping-particle":"","family":"Wu","given":"Xiaojun","non-dropping-particle":"","parse-names":false,"suffix":""},{"dropping-particle":"","family":"Song","given":"Li","non-dropping-particle":"","parse-names":false,"suffix":""}],"container-title":"Nano Research","id":"ITEM-2","issue":"9","issued":{"date-parts":[["2018"]]},"page":"4914-4922","title":"Electron doping induced semiconductor to metal transitions in ZrSe2 layers via copper atomic intercalation","type":"article-journal","volume":"11"},"uris":["http://www.mendeley.com/documents/?uuid=94a4bddb-2267-4fbf-8347-a1dd62df7e1b"]},{"id":"ITEM-3","itemData":{"DOI":"10.1186/s40580-018-0158-x","ISBN":"4058001801","ISSN":"21965404","abstract":"Two-dimensional (2D) transition metal dichalcogenides (TMDs) have stimulated the modern technology due to their unique and tunable electronic, optical, and chemical properties. Therefore, it is very important to study the control parameters for material preparation to achieve high quality thin films for modern electronics, as the performance of TMDs-based device largely depends on their layer number, grain size, orientation, and morphology. Among the synthesis methods, chemical vapor deposition (CVD) is an excellent technique, vastly used to grow controlled layer of 2D materials in recent years. In this review, we discuss the different growth routes and mechanisms to synthesize high quality large size TMDs using CVD method. We highlight the recent advances in the controlled growth of mono- and few-layer TMDs materials by varying different growth parameters. Finally, different strategies to control the grain size, boundaries, orientation, morphology and their application for various field of are also thoroughly discussed.","author":[{"dropping-particle":"","family":"You","given":"Jiawen","non-dropping-particle":"","parse-names":false,"suffix":""},{"dropping-particle":"","family":"Hossain","given":"Md Delowar","non-dropping-particle":"","parse-names":false,"suffix":""},{"dropping-particle":"","family":"Luo","given":"Zhengtang","non-dropping-particle":"","parse-names":false,"suffix":""}],"container-title":"Nano Convergence","id":"ITEM-3","issue":"1","issued":{"date-parts":[["2018"]]},"publisher":"Springer Singapore","title":"Synthesis of 2D transition metal dichalcogenides by chemical vapor deposition with controlled layer number and morphology","type":"article-journal","volume":"5"},"uris":["http://www.mendeley.com/documents/?uuid=85a57f81-d124-4d10-b836-56f5268ecf64"]}],"mendeley":{"formattedCitation":"[157–159]","plainTextFormattedCitation":"[157–159]","previouslyFormattedCitation":"[80–82]"},"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[157–159]</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This approach is mostly used for the bulk single crystal, and it involes the use of iodine as the transport gas. This process takes days to achieve aftewehich the monolayers or few layer of the 2D materials are exfoliated </w:t>
      </w:r>
      <w:r>
        <w:fldChar w:fldCharType="begin"/>
      </w:r>
      <w:r>
        <w:rPr>
          <w:sz w:val="24"/>
          <w:szCs w:val="24"/>
          <w:rFonts w:cs="Times New Roman" w:ascii="Times New Roman" w:hAnsi="Times New Roman"/>
        </w:rPr>
        <w:instrText>ADDIN CSL_CITATION {"citationItems":[{"id":"ITEM-1","itemData":{"DOI":"https://doi.org/10.1002/anie.200301651","abstract":"Abstract In analogy to graphite, nanoparticles of inorganic compounds with lamellar two-dimensional structure, such as MoS2, are not stable against folding, and can adopt nanotubular and fullerene-like structures, nicknamed inorganic fullerenes or IF. Various applications for such nanomaterials were proposed. For instance, IF-WS2 nanoparticles were shown to have beneficial effects as solid lubricants and as part of tribological surfaces. Further applications of IF for high-tensile-strength fibers, hydrogen storage, rechargeable batteries, catalysis, and in nanotechnology are being contemplated. This Minireview highlights some of the latest developments in the synthesis of inorganic nanotubes and fullerene-like structures. Some structural aspects and properties of IF, which are distinct from the bulk materials, are briefly discussed.","author":[{"dropping-particle":"","family":"Tenne","given":"Reshef","non-dropping-particle":"","parse-names":false,"suffix":""}],"container-title":"Angewandte Chemie International Edition","id":"ITEM-1","issue":"42","issued":{"date-parts":[["2003"]]},"page":"5124-5132","title":"Advances in the Synthesis of Inorganic Nanotubes and Fullerene-Like Nanoparticles","type":"article-journal","volume":"42"},"uris":["http://www.mendeley.com/documents/?uuid=8c45d9c4-c6a8-4b7f-985d-16f896dbb60b"]}],"mendeley":{"formattedCitation":"[160]","plainTextFormattedCitation":"[160]","previouslyFormattedCitation":"[83]"},"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[160]</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The preparation of the ZrS2 nanoflakes have been achieved via this method. At first, ZrS3 was formed through the reaction of ZrCl4 and elemental sulphur. This reaction was carried out at different temperature and for 1h respectively. On heating the resulting ZrS3, it decomposes at a temperature of  800 ◦C with no traces of impurities to give  ZrS2</w:t>
      </w:r>
      <w:r>
        <w:fldChar w:fldCharType="begin"/>
      </w:r>
      <w:r>
        <w:rPr>
          <w:sz w:val="24"/>
          <w:szCs w:val="24"/>
          <w:rFonts w:cs="Times New Roman" w:ascii="Times New Roman" w:hAnsi="Times New Roman"/>
        </w:rPr>
        <w:instrText>ADDIN CSL_CITATION {"citationItems":[{"id":"ITEM-1","itemData":{"DOI":"https://doi.org/10.1002/anie.200301651","abstract":"Abstract In analogy to graphite, nanoparticles of inorganic compounds with lamellar two-dimensional structure, such as MoS2, are not stable against folding, and can adopt nanotubular and fullerene-like structures, nicknamed inorganic fullerenes or IF. Various applications for such nanomaterials were proposed. For instance, IF-WS2 nanoparticles were shown to have beneficial effects as solid lubricants and as part of tribological surfaces. Further applications of IF for high-tensile-strength fibers, hydrogen storage, rechargeable batteries, catalysis, and in nanotechnology are being contemplated. This Minireview highlights some of the latest developments in the synthesis of inorganic nanotubes and fullerene-like structures. Some structural aspects and properties of IF, which are distinct from the bulk materials, are briefly discussed.","author":[{"dropping-particle":"","family":"Tenne","given":"Reshef","non-dropping-particle":"","parse-names":false,"suffix":""}],"container-title":"Angewandte Chemie International Edition","id":"ITEM-1","issue":"42","issued":{"date-parts":[["2003"]]},"page":"5124-5132","title":"Advances in the Synthesis of Inorganic Nanotubes and Fullerene-Like Nanoparticles","type":"article-journal","volume":"42"},"uris":["http://www.mendeley.com/documents/?uuid=8c45d9c4-c6a8-4b7f-985d-16f896dbb60b"]}],"mendeley":{"formattedCitation":"[160]","plainTextFormattedCitation":"[160]","previouslyFormattedCitation":"[83]"},"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[160]</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[71]. In other report by Fu et al., with lillte adjustment, similar approach was used to synthesize HfS2 by using HfCl4 powder and elemental sulfur powder</w:t>
      </w:r>
      <w:r>
        <w:fldChar w:fldCharType="begin"/>
      </w:r>
      <w:r>
        <w:rPr>
          <w:sz w:val="24"/>
          <w:szCs w:val="24"/>
          <w:rFonts w:cs="Times New Roman" w:ascii="Times New Roman" w:hAnsi="Times New Roman"/>
        </w:rPr>
        <w:instrText>ADDIN CSL_CITATION {"citationItems":[{"id":"ITEM-1","itemData":{"DOI":"https://doi.org/10.1002/adma.201700439","abstract":"As a member of the group IVB transition metal dichalcogenides (TMDs) family, hafnium disulfide (HfS2) is recently predicted to exhibit higher carrier mobility and higher tunneling current density than group VIB (Mo and W) TMDs. However, the synthesis of high-quality HfS2 crystals, sparsely reported, has greatly hindered the development of this new field. Here, a facile strategy for controlled synthesis of high-quality atomic layered HfS2 crystals by van der Waals epitaxy is reported. Density functional theory calculations are applied to elucidate the systematic epitaxial growth process of the S-edge and Hf-edge. Impressively, the HfS2 back-gate field-effect transistors display a competitive mobility of 7.6 cm2 V−1 s−1 and an ultrahigh on/off ratio exceeding 108. Meanwhile, ultrasensitive near-infrared phototransistors based on the HfS2 crystals (indirect bandgap ≈1.45 eV) exhibit an ultrahigh responsivity exceeding 3.08 × 105 A W−1, which is 109-fold higher than 9 × 10−5 A W−1 obtained from the multilayer MoS2 in near-infrared photodetection. Moreover, an ultrahigh photogain exceeding 4.72 × 105 and an ultrahigh detectivity exceeding 4.01 × 1012 Jones, superior to the vast majority of the reported 2D-materials-based phototransistors, imply a great promise in TMD-based 2D electronic and optoelectronic applications.","author":[{"dropping-particle":"","family":"Fu","given":"Lei","non-dropping-particle":"","parse-names":false,"suffix":""},{"dropping-particle":"","family":"Wang","given":"Feng","non-dropping-particle":"","parse-names":false,"suffix":""},{"dropping-particle":"","family":"Wu","given":"Bin","non-dropping-particle":"","parse-names":false,"suffix":""},{"dropping-particle":"","family":"Wu","given":"Nian","non-dropping-particle":"","parse-names":false,"suffix":""},{"dropping-particle":"","family":"Huang","given":"Wei","non-dropping-particle":"","parse-names":false,"suffix":""},{"dropping-particle":"","family":"Wang","given":"Hanlin","non-dropping-particle":"","parse-names":false,"suffix":""},{"dropping-particle":"","family":"Jin","given":"Chuanhong","non-dropping-particle":"","parse-names":false,"suffix":""},{"dropping-particle":"","family":"Zhuang","given":"Lin","non-dropping-particle":"","parse-names":false,"suffix":""},{"dropping-particle":"","family":"He","given":"Jun","non-dropping-particle":"","parse-names":false,"suffix":""},{"dropping-particle":"","family":"Fu","given":"Lei","non-dropping-particle":"","parse-names":false,"suffix":""},{"dropping-particle":"","family":"Liu","given":"Yunqi","non-dropping-particle":"","parse-names":false,"suffix":""}],"container-title":"Advanced Materials","id":"ITEM-1","issue":"32","issued":{"date-parts":[["2017"]]},"page":"1700439","title":"Van der Waals Epitaxial Growth of Atomic Layered HfS2 Crystals for Ultrasensitive Near-Infrared Phototransistors","type":"article-journal","volume":"29"},"uris":["http://www.mendeley.com/documents/?uuid=dc20de34-a5de-4d40-b10d-b63aecdfd0af"]}],"mendeley":{"formattedCitation":"[30]","plainTextFormattedCitation":"[30]","previouslyFormattedCitation":"[75]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[30]</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This two precursor materials were put at one end of the quartz tubing and then heated to a temperature which is below 200 oC, while placing the subsatrte at the hot zone at about 930 ◦C. heating of the system was simulatneously carried out some minutes and then stopped. With the aid of a mangnet, the unreacted precursors were removed after which the system was cooled down as shown in figure 9.</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jc w:val="both"/>
        <w:rPr>
          <w:rFonts w:ascii="Times New Roman" w:hAnsi="Times New Roman" w:cs="Times New Roman"/>
          <w:sz w:val="24"/>
          <w:szCs w:val="24"/>
        </w:rPr>
      </w:pPr>
      <w:r>
        <w:rPr/>
        <w:drawing>
          <wp:inline distT="0" distB="0" distL="0" distR="0">
            <wp:extent cx="5731510" cy="1806575"/>
            <wp:effectExtent l="0" t="0" r="0" b="0"/>
            <wp:docPr id="1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
                    <pic:cNvPicPr>
                      <a:picLocks noChangeAspect="1" noChangeArrowheads="1"/>
                    </pic:cNvPicPr>
                  </pic:nvPicPr>
                  <pic:blipFill>
                    <a:blip r:embed="rId15"/>
                    <a:stretch>
                      <a:fillRect/>
                    </a:stretch>
                  </pic:blipFill>
                  <pic:spPr bwMode="auto">
                    <a:xfrm>
                      <a:off x="0" y="0"/>
                      <a:ext cx="5731510" cy="1806575"/>
                    </a:xfrm>
                    <a:prstGeom prst="rect">
                      <a:avLst/>
                    </a:prstGeom>
                  </pic:spPr>
                </pic:pic>
              </a:graphicData>
            </a:graphic>
          </wp:inline>
        </w:drawing>
      </w:r>
    </w:p>
    <w:p>
      <w:pPr>
        <w:pStyle w:val="Normal"/>
        <w:spacing w:lineRule="auto" w:line="480"/>
        <w:jc w:val="both"/>
        <w:rPr>
          <w:rFonts w:ascii="Times New Roman" w:hAnsi="Times New Roman" w:cs="Times New Roman"/>
          <w:sz w:val="24"/>
          <w:szCs w:val="24"/>
        </w:rPr>
      </w:pPr>
      <w:r>
        <w:rPr/>
        <w:drawing>
          <wp:inline distT="0" distB="0" distL="0" distR="0">
            <wp:extent cx="4037965" cy="3244215"/>
            <wp:effectExtent l="0" t="0" r="0" b="0"/>
            <wp:docPr id="1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
                    <pic:cNvPicPr>
                      <a:picLocks noChangeAspect="1" noChangeArrowheads="1"/>
                    </pic:cNvPicPr>
                  </pic:nvPicPr>
                  <pic:blipFill>
                    <a:blip r:embed="rId16"/>
                    <a:stretch>
                      <a:fillRect/>
                    </a:stretch>
                  </pic:blipFill>
                  <pic:spPr bwMode="auto">
                    <a:xfrm>
                      <a:off x="0" y="0"/>
                      <a:ext cx="4037965" cy="3244215"/>
                    </a:xfrm>
                    <a:prstGeom prst="rect">
                      <a:avLst/>
                    </a:prstGeom>
                  </pic:spPr>
                </pic:pic>
              </a:graphicData>
            </a:graphic>
          </wp:inline>
        </w:drawing>
      </w:r>
      <w:r>
        <w:fldChar w:fldCharType="begin"/>
      </w:r>
      <w:r>
        <w:rPr/>
        <w:instrText>ADDIN CSL_CITATION {"citationItems":[{"id":"ITEM-1","itemData":{"DOI":"10.1063/5.0095203","ISBN":"9783319314495","ISSN":"10897550","abstract":"Structural symmetry plays a crucial role in the electronic band structure and properties of two-dimensional materials. In contrast to graphene, monolayer transition metal dichalcogenides exhibit intrinsic in-plane asymmetry with suitable direct bandgaps and distinctive optical properties. Efforts have been devoted to breaking their out-of-plane mirror symmetry by applying external electric fields, vertical stacking, or functionalization. The successful fabrication of Janus transition metal dichalcogenides offers a synthetic strategy to breaking the vertical mirror symmetry, leading to a variety of novel properties, such as vertical piezoelectricity, Rashba spin splitting, and excellent exciton properties. Here, we discuss the universal fabrication approaches and unique properties of Janus transition metal dichalcogenides and further present a brief perspective on their potential applications and challenges.","author":[{"dropping-particle":"","family":"Zhang","given":"Lei","non-dropping-particle":"","parse-names":false,"suffix":""},{"dropping-particle":"","family":"Xia","given":"Yong","non-dropping-particle":"","parse-names":false,"suffix":""},{"dropping-particle":"","family":"Li","given":"Xudong","non-dropping-particle":"","parse-names":false,"suffix":""},{"dropping-particle":"","family":"Li","given":"Luying","non-dropping-particle":"","parse-names":false,"suffix":""},{"dropping-particle":"","family":"Fu","given":"Xiao","non-dropping-particle":"","parse-names":false,"suffix":""},{"dropping-particle":"","family":"Cheng","given":"Jiaji","non-dropping-particle":"","parse-names":false,"suffix":""},{"dropping-particle":"","family":"Pan","given":"Ruikun","non-dropping-particle":"","parse-names":false,"suffix":""}],"container-title":"Journal of Applied Physics","id":"ITEM-1","issue":"23","issued":{"date-parts":[["2022"]]},"title":"Janus two-dimensional transition metal dichalcogenides","type":"book","volume":"131"},"uris":["http://www.mendeley.com/documents/?uuid=e1b40e78-81b8-482e-94b5-7198faa5ae8d"]}],"mendeley":{"formattedCitation":"[145]","plainTextFormattedCitation":"[145]","previouslyFormattedCitation":"[67]"},"properties":{"noteIndex":0},"schema":"https://github.com/citation-style-language/schema/raw/master/csl-citation.json"}</w:instrText>
      </w:r>
      <w:r>
        <w:rPr/>
      </w:r>
      <w:r>
        <w:rPr/>
        <w:fldChar w:fldCharType="separate"/>
      </w:r>
      <w:r>
        <w:rPr/>
      </w:r>
      <w:r>
        <w:rPr>
          <w:rFonts w:cs="Times New Roman" w:ascii="Times New Roman" w:hAnsi="Times New Roman"/>
          <w:sz w:val="24"/>
          <w:szCs w:val="24"/>
        </w:rPr>
        <w:t>[145]</w:t>
      </w:r>
      <w:r>
        <w:rPr/>
      </w:r>
      <w:r>
        <w:rPr/>
        <w:fldChar w:fldCharType="end"/>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jc w:val="both"/>
        <w:rPr>
          <w:rFonts w:ascii="Times New Roman" w:hAnsi="Times New Roman" w:cs="Times New Roman"/>
          <w:sz w:val="24"/>
          <w:szCs w:val="24"/>
        </w:rPr>
      </w:pPr>
      <w:r>
        <w:rPr/>
        <w:drawing>
          <wp:inline distT="0" distB="0" distL="0" distR="0">
            <wp:extent cx="4498975" cy="1418590"/>
            <wp:effectExtent l="0" t="0" r="0" b="0"/>
            <wp:docPr id="1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descr=""/>
                    <pic:cNvPicPr>
                      <a:picLocks noChangeAspect="1" noChangeArrowheads="1"/>
                    </pic:cNvPicPr>
                  </pic:nvPicPr>
                  <pic:blipFill>
                    <a:blip r:embed="rId17"/>
                    <a:stretch>
                      <a:fillRect/>
                    </a:stretch>
                  </pic:blipFill>
                  <pic:spPr bwMode="auto">
                    <a:xfrm>
                      <a:off x="0" y="0"/>
                      <a:ext cx="4498975" cy="1418590"/>
                    </a:xfrm>
                    <a:prstGeom prst="rect">
                      <a:avLst/>
                    </a:prstGeom>
                  </pic:spPr>
                </pic:pic>
              </a:graphicData>
            </a:graphic>
          </wp:inline>
        </w:drawing>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both"/>
        <w:rPr>
          <w:rFonts w:ascii="Times New Roman" w:hAnsi="Times New Roman" w:cs="Times New Roman"/>
          <w:sz w:val="24"/>
          <w:szCs w:val="24"/>
          <w:highlight w:val="yellow"/>
        </w:rPr>
      </w:pPr>
      <w:r>
        <w:rPr>
          <w:rFonts w:cs="Times New Roman" w:ascii="Times New Roman" w:hAnsi="Times New Roman"/>
          <w:sz w:val="24"/>
          <w:szCs w:val="24"/>
          <w:highlight w:val="yellow"/>
        </w:rPr>
        <w:t xml:space="preserve">Solvo-Thermal Synthesis </w:t>
      </w:r>
    </w:p>
    <w:p>
      <w:pPr>
        <w:pStyle w:val="Normal"/>
        <w:spacing w:lineRule="auto" w:line="240"/>
        <w:jc w:val="both"/>
        <w:rPr>
          <w:rFonts w:ascii="Times New Roman" w:hAnsi="Times New Roman" w:cs="Times New Roman"/>
          <w:sz w:val="24"/>
          <w:szCs w:val="24"/>
          <w:highlight w:val="yellow"/>
        </w:rPr>
      </w:pPr>
      <w:r>
        <w:rPr>
          <w:rFonts w:cs="Times New Roman" w:ascii="Times New Roman" w:hAnsi="Times New Roman"/>
          <w:sz w:val="24"/>
          <w:szCs w:val="24"/>
          <w:highlight w:val="yellow"/>
        </w:rPr>
        <w:t>Solvo-thermal synthesis is another bottom-up method. By solvo- thermal method, ultrathin 2D TMDCs could be obtained from precursors under the condition of specific solvent and specific reaction time (Peng et al., 2001a,b; Cao et al., 2014). The results show that after the reaction ofmolybdic acid or tungstic acid with thiourea at 773K for 3 h, the ultrathin MoS2 or WS2 nanosheets can be prepared. The strength of this method is that it could realize the high-yield preparation of ultrathin 2D TMDCs at a lower cost. Hence this method will be promising for industrial application of 2D TMDCs. The shortage of solvo-thermal synthesis is that single-layer nanosheet is difficult to be obtained.</w:t>
      </w:r>
    </w:p>
    <w:p>
      <w:pPr>
        <w:pStyle w:val="Normal"/>
        <w:spacing w:lineRule="auto" w:line="240"/>
        <w:jc w:val="both"/>
        <w:rPr>
          <w:rFonts w:ascii="Times New Roman" w:hAnsi="Times New Roman" w:cs="Times New Roman"/>
          <w:sz w:val="24"/>
          <w:szCs w:val="24"/>
          <w:highlight w:val="yellow"/>
        </w:rPr>
      </w:pPr>
      <w:r>
        <w:rPr>
          <w:rFonts w:cs="Times New Roman" w:ascii="Times New Roman" w:hAnsi="Times New Roman"/>
          <w:sz w:val="24"/>
          <w:szCs w:val="24"/>
          <w:highlight w:val="yellow"/>
        </w:rPr>
      </w:r>
    </w:p>
    <w:p>
      <w:pPr>
        <w:pStyle w:val="Normal"/>
        <w:spacing w:lineRule="auto" w:line="240"/>
        <w:jc w:val="both"/>
        <w:rPr>
          <w:rFonts w:ascii="Times New Roman" w:hAnsi="Times New Roman" w:cs="Times New Roman"/>
          <w:sz w:val="24"/>
          <w:szCs w:val="24"/>
        </w:rPr>
      </w:pPr>
      <w:r>
        <w:rPr>
          <w:rFonts w:cs="Times New Roman" w:ascii="Times New Roman" w:hAnsi="Times New Roman"/>
          <w:sz w:val="24"/>
          <w:szCs w:val="24"/>
          <w:highlight w:val="yellow"/>
        </w:rPr>
        <w:t>Hydrothermal or solvothermal synthesis Hydrothermal or solvothermal method is a versatile and effective synthetic route to produce the nanomaterials with different array of morphologies. Hydrothermal synthesis is one of the most important methods for producing fine powders of metal oxides. The process entails the reactants being dissolved in a solvent, which is then introduced into an autoclave. If the solvent for the reaction is non-aqueous, it is referred as solvothermal; whereas, if the solvent for the reaction media is water, it is termed hydrothermal [101]. Teflon-lined autoclaves are used in this process; they are preferred over glass and quartz autoclaves, since they can tolerate high temperatures and pressures. Furthermore, they support alkaline solutions as well as are resistant to hydrofluoric acid. The flexibility of the method makes it easier to manipulate reaction parameters to produce nanomaterials with desired properties and quality. This method is very appropriate for production of products with different array of shapes in contrast with other methods. It has been extensively used for preparing metal oxide nanoparticles, chalcogenide and phosphide nanomaterials [102–104]. Chen and Fan [102] synthesized NiSe2, NiS2, CoS2, FeS2, MoSe2 and MoS2 using hydrothermal synthesis at a low temperature while varying the synthesis parameters. They found that adjusting the reaction variables could extend the method of synthesis to other products. The method is commonly used for the synthesis of group VIB TMDCs and their nano composites [34,105–109]. Huang et al. [105] synthesized MoS2 nanosheets with a net-like morphology of well linked nanoflakes, the nanoflower material had thickness of a few nanometres for use as capacitor electrode materials using hydrothermal process. The</w:t>
      </w:r>
      <w:r>
        <w:fldChar w:fldCharType="begin"/>
      </w:r>
      <w:r>
        <w:rPr>
          <w:sz w:val="24"/>
          <w:szCs w:val="24"/>
          <w:highlight w:val="yellow"/>
          <w:rFonts w:cs="Times New Roman" w:ascii="Times New Roman" w:hAnsi="Times New Roman"/>
        </w:rPr>
        <w:instrText>ADDIN CSL_CITATION {"citationItems":[{"id":"ITEM-1","itemData":{"DOI":"10.3390/catal12050468","ISBN":"2711717674","ISSN":"20734344","abstract":"The quest for a clean, renewable and sustainable energy future has been highly sought for by the scientific community over the last four decades. Photocatalytic water splitting is a very promising technology to proffer a solution to present day environmental pollution and energy crises by generating hydrogen fuel through a “green route” without environmental pollution. Transition metal dichalcogenides (TMDCs) have outstanding properties which make them show great potential as effective co-catalysts with photocatalytic materials such as TiO2, ZnO and CdS for photocatalytic water splitting. Integration of TMDCs with a photocatalyst such as TiO2 provides novel nanohybrid composite materials with outstanding characteristics. In this review, we present the current state of research in the application of TMDCs in photocatalytic water splitting. Three main aspects which consider their properties, advances in the synthesis routes of layered TMDCs and their composites as well as their photocatalytic performances in the water splitting reaction are discussed. Finally, we raise some challenges and perspectives in their future application as materials for water-splitting photocatalysts.","author":[{"dropping-particle":"","family":"Fadojutimi","given":"Paul O.","non-dropping-particle":"","parse-names":false,"suffix":""},{"dropping-particle":"","family":"Gqoba","given":"Siziwe S.","non-dropping-particle":"","parse-names":false,"suffix":""},{"dropping-particle":"","family":"Tetana","given":"Zikhona N.","non-dropping-particle":"","parse-names":false,"suffix":""},{"dropping-particle":"","family":"Moma","given":"John","non-dropping-particle":"","parse-names":false,"suffix":""}],"container-title":"Catalysts","id":"ITEM-1","issue":"5","issued":{"date-parts":[["2022"]]},"title":"Transition Metal Dichalcogenides [MX2] in Photocatalytic Water Splitting","type":"article-journal","volume":"12"},"uris":["http://www.mendeley.com/documents/?uuid=e8fc6c91-d28a-4fa1-9b45-19e49aef0b08"]}],"mendeley":{"formattedCitation":"[26]","plainTextFormattedCitation":"[26]","previouslyFormattedCitation":"[5]"},"properties":{"noteIndex":0},"schema":"https://github.com/citation-style-language/schema/raw/master/csl-citation.json"}</w:instrText>
      </w:r>
      <w:r>
        <w:rPr>
          <w:rFonts w:cs="Times New Roman" w:ascii="Times New Roman" w:hAnsi="Times New Roman"/>
          <w:sz w:val="24"/>
          <w:szCs w:val="24"/>
          <w:highlight w:val="yellow"/>
        </w:rPr>
      </w:r>
      <w:r>
        <w:rPr>
          <w:sz w:val="24"/>
          <w:szCs w:val="24"/>
          <w:highlight w:val="yellow"/>
          <w:rFonts w:cs="Times New Roman" w:ascii="Times New Roman" w:hAnsi="Times New Roman"/>
        </w:rPr>
        <w:fldChar w:fldCharType="separate"/>
      </w:r>
      <w:r>
        <w:rPr>
          <w:rFonts w:cs="Times New Roman" w:ascii="Times New Roman" w:hAnsi="Times New Roman"/>
          <w:sz w:val="24"/>
          <w:szCs w:val="24"/>
          <w:highlight w:val="yellow"/>
        </w:rPr>
        <w:t>[26]</w:t>
      </w:r>
      <w:r>
        <w:rPr>
          <w:rFonts w:cs="Times New Roman" w:ascii="Times New Roman" w:hAnsi="Times New Roman"/>
          <w:sz w:val="24"/>
          <w:szCs w:val="24"/>
          <w:highlight w:val="yellow"/>
        </w:rPr>
      </w:r>
      <w:r>
        <w:rPr>
          <w:sz w:val="24"/>
          <w:szCs w:val="24"/>
          <w:highlight w:val="yellow"/>
          <w:rFonts w:cs="Times New Roman" w:ascii="Times New Roman" w:hAnsi="Times New Roman"/>
        </w:rPr>
        <w:fldChar w:fldCharType="end"/>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both"/>
        <w:rPr>
          <w:rFonts w:ascii="Times New Roman" w:hAnsi="Times New Roman" w:cs="Times New Roman"/>
          <w:b/>
          <w:b/>
          <w:bCs/>
          <w:sz w:val="24"/>
          <w:szCs w:val="24"/>
        </w:rPr>
      </w:pPr>
      <w:r>
        <w:rPr>
          <w:rFonts w:cs="Times New Roman" w:ascii="Times New Roman" w:hAnsi="Times New Roman"/>
          <w:b/>
          <w:bCs/>
          <w:sz w:val="24"/>
          <w:szCs w:val="24"/>
        </w:rPr>
        <w:t xml:space="preserve">References </w:t>
      </w:r>
    </w:p>
    <w:p>
      <w:pPr>
        <w:pStyle w:val="Normal"/>
        <w:widowControl w:val="false"/>
        <w:spacing w:lineRule="auto" w:line="240"/>
        <w:ind w:left="640" w:hanging="640"/>
        <w:rPr>
          <w:rFonts w:ascii="Times New Roman" w:hAnsi="Times New Roman" w:cs="Times New Roman"/>
          <w:sz w:val="24"/>
          <w:szCs w:val="24"/>
        </w:rPr>
      </w:pPr>
      <w:r>
        <w:fldChar w:fldCharType="begin"/>
      </w:r>
      <w:r>
        <w:rPr/>
        <w:instrText>ADDIN Mendeley Bibliography CSL_BIBLIOGRAPHY</w:instrText>
      </w:r>
      <w:r>
        <w:rPr/>
      </w:r>
      <w:r>
        <w:rPr/>
        <w:fldChar w:fldCharType="separate"/>
      </w:r>
      <w:r>
        <w:rPr/>
      </w:r>
      <w:r>
        <w:rPr>
          <w:rFonts w:cs="Times New Roman" w:ascii="Times New Roman" w:hAnsi="Times New Roman"/>
          <w:sz w:val="24"/>
          <w:szCs w:val="24"/>
        </w:rPr>
        <w:t>[1]</w:t>
        <w:tab/>
        <w:t>S. Wang, A. Lu, C.J. Zhong, Hydrogen production from water electrolysis: role of catalysts, Nano Converg. 8 (2021). https://doi.org/10.1186/s40580-021-00254-x.</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[2]</w:t>
        <w:tab/>
        <w:t>S. Singh, S. Jain, V. Ps, A.K. Tiwari, M.R. Nouni, J.K. Pandey, S. Goel, Hydrogen: A sustainable fuel for future of the transport sector, Renew. Sustain. Energy Rev. 51 (2015) 623–633. https://doi.org/10.1016/j.rser.2015.06.040.</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[3]</w:t>
        <w:tab/>
        <w:t>M.A. Khan, H. Zhao, W. Zou, Z. Chen, W. Cao, J. Fang, J. Xu, L. Zhang, J. Zhang, Recent Progresses in Electrocatalysts for Water Electrolysis, Springer Singapore, 2018. https://doi.org/10.1007/s41918-018-0014-z.</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[4]</w:t>
        <w:tab/>
        <w:t>K. HASSMANN, H. KUHNE, Primary energy sources for hydrogen production, Int. J. Hydrogen Energy. 18 (1993) 635–640. https://doi.org/10.1016/0360-3199(93)90115-Q.</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[5]</w:t>
        <w:tab/>
        <w:t>J. Zhu, L. Hu, P. Zhao, L.Y.S. Lee, K.Y. Wong, Recent Advances in Electrocatalytic Hydrogen Evolution Using Nanoparticles, Chem. Rev. 120 (2020) 851–918. https://doi.org/10.1021/acs.chemrev.9b00248.</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[6]</w:t>
        <w:tab/>
        <w:t>N.S. Lewis, D.G. Nocera, Powering the planet: Chemical challenges in solar energy utilization, Proc. Natl. Acad. Sci. U. S. A. 103 (2006) 15729–15735. https://doi.org/10.1073/pnas.0603395103.</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[7]</w:t>
        <w:tab/>
        <w:t>K.C. Majhi, M. Yadav, Transition metal chalcogenides based nanocomposites as efficient electrocatalyst for hydrogen evolution reaction over the entire pH range, Int. J. Hydrogen Energy. 45 (2020) 24219–24231. https://doi.org/10.1016/j.ijhydene.2020.06.230.</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[8]</w:t>
        <w:tab/>
        <w:t>J. Song, C. Wei, Z.F. Huang, C. Liu, L. Zeng, X. Wang, Z.J. Xu, A review on fundamentals for designing oxygen evolution electrocatalysts, Chem. Soc. Rev. 49 (2020) 2196–2214. https://doi.org/10.1039/c9cs00607a.</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[9]</w:t>
        <w:tab/>
        <w:t>N.T. Suen, S.F. Hung, Q. Quan, N. Zhang, Y.J. Xu, H.M. Chen, Electrocatalysis for the oxygen evolution reaction: Recent development and future perspectives, Chem. Soc. Rev. 46 (2017) 337–365. https://doi.org/10.1039/c6cs00328a.</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[10]</w:t>
        <w:tab/>
        <w:t>T.J. Meyer, The art of splitting water, Nature. 451 (2008) 778–779. https://doi.org/10.1038/451778a.</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[11]</w:t>
        <w:tab/>
        <w:t>A. Shatskiy, M.D. Kärkäs, B. Åkermark, The Art of Splitting Water: Storing Energy in a Readily Available and Convenient Form, Eur. J. Inorg. Chem. 2019 (2019) 2020–2024. https://doi.org/10.1002/ejic.201801548.</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[12]</w:t>
        <w:tab/>
        <w:t>S. Chu, A. Majumdar, Opportunities and challenges for a sustainable energy future, Nature. 488 (2012) 294–303. https://doi.org/10.1038/nature11475.</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[13]</w:t>
        <w:tab/>
        <w:t>W. Zhao, Z. Chen, X. Yang, X. Qian, C. Liu, D. Zhou, T. Sun, M. Zhang, G. Wei, P.D. Dissanayake, Y.S. Ok, Recent advances in photocatalytic hydrogen evolution with high-performance catalysts without precious metals, Renew. Sustain. Energy Rev. 132 (2020) 110040. https://doi.org/10.1016/j.rser.2020.110040.</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[14]</w:t>
        <w:tab/>
        <w:t>M. Balat, Possible methods for hydrogen production, Energy Sources, Part A Recover. Util. Environ. Eff. 31 (2009) 39–50. https://doi.org/10.1080/15567030701468068.</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[15]</w:t>
        <w:tab/>
        <w:t>M.F. Demirbas, Hydrogen from various biomass species via pyrolysis and steam gasification processes, Energy Sources, Part A Recover. Util. Environ. Eff. 28 (2006) 245–252. https://doi.org/10.1080/009083190890003.</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[16]</w:t>
        <w:tab/>
        <w:t>M. Saxe, P. Alvfors, Advantages of integration with industry for electrolytic hydrogen production, Energy. 32 (2007) 42–50. https://doi.org/10.1016/j.energy.2006.01.021.</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[17]</w:t>
        <w:tab/>
        <w:t>N. Ren, G. Cao, A. Wang, D.J. Lee, W. Guo, Y. Zhu, Dark fermentation of xylose and glucose mix using isolated Thermoanaerobacterium ihermosaccharolyticum W16, Int. J. Hydrogen Energy. 33 (2008) 6124–6132. https://doi.org/10.1016/j.ijhydene.2008.07.107.</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[18]</w:t>
        <w:tab/>
        <w:t>W. Khetkorn, R.P. Rastogi, A. Incharoensakdi, P. Lindblad, D. Madamwar, A. Pandey, C. Larroche, Microalgal hydrogen production – A review, Bioresour. Technol. 243 (2017) 1194–1206. https://doi.org/10.1016/j.biortech.2017.07.085.</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[19]</w:t>
        <w:tab/>
        <w:t>C. Acar, I. Dincer, G.F. Naterer, Review of photocatalytic water-splitting methods for sustainable hydrogen production, Int. J. Energy Res. 40 (2016) 1449–1473. https://doi.org/10.1002/er.3549.</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[20]</w:t>
        <w:tab/>
        <w:t>K. Mistry, Jalja, R. Lakhani, B. Tripathi, S. Shinde, P. Chandra, Recent trends in MXene/Metal chalcogenides for electro-/photocatalytic hydrogen evolution reactions, Int. J. Hydrogen Energy. (2022). https://doi.org/10.1016/j.ijhydene.2022.02.049.</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[21]</w:t>
        <w:tab/>
        <w:t>Z. Wang, R.R. Roberts, G.F. Naterer, K.S. Gabriel, Comparison of thermochemical, electrolytic, photoelectrolytic and photochemical solar-to-hydrogen production technologies, Int. J. Hydrogen Energy. 37 (2012) 16287–16301. https://doi.org/10.1016/j.ijhydene.2012.03.057.</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[22]</w:t>
        <w:tab/>
        <w:t>A. Kudo, Photocatalysis and solar hydrogen production, Pure Appl. Chem. 79 (2007) 1917–1927. https://doi.org/10.1351/pac200779111917.</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[23]</w:t>
        <w:tab/>
        <w:t>A. FUJISHIMA, K. HONDA, Electrochemical Photolysis of Water at a Semiconductor Electrode, Nature. 238 (1972) 37–38. https://doi.org/10.1038/238037a0.</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[24]</w:t>
        <w:tab/>
        <w:t>S. Kahng, H. Yoo, J.H. Kim, Recent advances in earth-abundant photocatalyst materials for solar H2 production, Adv. Powder Technol. 31 (2020) 11–28. https://doi.org/10.1016/j.apt.2019.08.035.</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[25]</w:t>
        <w:tab/>
        <w:t>V. Pareek, A. Bhargava, R. Gupta, N. Jain, J. Panwar, Synthesis and Applications of Noble Metal Nanoparticles: A Review, Adv. Sci. Eng. Med. 9 (2017) 527–544. https://doi.org/10.1166/asem.2017.2027.</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[26]</w:t>
        <w:tab/>
        <w:t>P.O. Fadojutimi, S.S. Gqoba, Z.N. Tetana, J. Moma, Transition Metal Dichalcogenides [MX2] in Photocatalytic Water Splitting, Catalysts. 12 (2022). https://doi.org/10.3390/catal12050468.</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[27]</w:t>
        <w:tab/>
        <w:t>W. Peng, Y. Li, F. Zhang, G. Zhang, X. Fan, Roles of Two-Dimensional Transition Metal Dichalcogenides as Cocatalysts in Photocatalytic Hydrogen Evolution and Environmental Remediation, Ind. Eng. Chem. Res. 56 (2017) 4611–4626. https://doi.org/10.1021/acs.iecr.7b00371.</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[28]</w:t>
        <w:tab/>
        <w:t>N. Zhang, Y. Zhang, X. Pan, M.Q. Yang, Y.J. Xu, Constructing ternary CdS-graphene-TiO 2 hybrids on the flatland of graphene oxide with enhanced visible-light photoactivity for selective transformation, J. Phys. Chem. C. 116 (2012) 18023–18031. https://doi.org/10.1021/jp303503c.</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[29]</w:t>
        <w:tab/>
        <w:t>J. Du, M. Yang, F. Zhang, X. Cheng, H. Wu, H. Qin, Q. Jian, X. Lin, K. Li, D.J. Kang, Enhanced charge separation of CuS and CdS quantum-dot-cosensitized porous TiO2-based photoanodes for photoelectrochemical water splitting, Ceram. Int. 44 (2018) 3099–3106. https://doi.org/https://doi.org/10.1016/j.ceramint.2017.11.075.</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[30]</w:t>
        <w:tab/>
        <w:t>L. Fu, F. Wang, B. Wu, N. Wu, W. Huang, H. Wang, C. Jin, L. Zhuang, J. He, L. Fu, Y. Liu, Van der Waals Epitaxial Growth of Atomic Layered HfS2 Crystals for Ultrasensitive Near-Infrared Phototransistors, Adv. Mater. 29 (2017) 1700439. https://doi.org/https://doi.org/10.1002/adma.201700439.</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[31]</w:t>
        <w:tab/>
        <w:t>Y. Pihosh, I. Turkevych, K. Mawatari, J. Uemura, Y. Kazoe, S. Kosar, K. Makita, T. Sugaya, T. Matsui, D. Fujita, M. Tosa, M. Kondo, T. Kitamori, Photocatalytic generation of hydrogen by core-shell WO3/BiVO4 nanorods with ultimate water splitting efficiency, Sci. Rep. 5 (2015) 1–2. https://doi.org/10.1038/srep11141.</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[32]</w:t>
        <w:tab/>
        <w:t>S. Shanmugaratnam, S. Rasalingam, Transition Metal Chalcogenide (TMC) Nanocomposites for Environmental Remediation Application over Extended Solar Irradiation, Nanocatalysts. (2019) 1–22. https://doi.org/10.5772/intechopen.83628.</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[33]</w:t>
        <w:tab/>
        <w:t>D. Chaudhary, S. Singh, V.D. Vankar, N. Khare, ZnO nanoparticles decorated multi-walled carbon nanotubes for enhanced photocatalytic and photoelectrochemical water splitting, J. Photochem. Photobiol. A Chem. 351 (2018) 154–161. https://doi.org/10.1016/j.jphotochem.2017.10.018.</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[34]</w:t>
        <w:tab/>
        <w:t>T. Su, Q. Shao, Z. Qin, Z. Guo, Z. Wu, Role of Interfaces in Two-Dimensional Photocatalyst for Water Splitting, ACS Catal. 8 (2018) 2253–2276. https://doi.org/10.1021/acscatal.7b03437.</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[35]</w:t>
        <w:tab/>
        <w:t>J. Moma, J. Baloyi, Modified Titanium Dioxide for Photocatalytic Applications, in: Photocatal. - Appl. Attrib., IntechOpen, 2019: p. 13. https://doi.org/10.5772/intechopen.79374.</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[36]</w:t>
        <w:tab/>
        <w:t>C. Tan, X. Cao, X.J. Wu, Q. He, J. Yang, X. Zhang, J. Chen, W. Zhao, S. Han, G.H. Nam, M. Sindoro, H. Zhang, Recent Advances in Ultrathin Two-Dimensional Nanomaterials, Chem. Rev. 117 (2017) 6225–6331. https://doi.org/10.1021/acs.chemrev.6b00558.</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[37]</w:t>
        <w:tab/>
        <w:t>S. Chandrasekaran, L. Yao, L. Deng, C. Bowen, Y. Zhang, S. Chen, Z. Lin, F. Peng, P. Zhang, Recent advances in metal sulfides: from controlled fabrication to electrocatalytic, photocatalytic and photoelectrochemical water splitting and beyond, Chem. Soc. Rev. 48 (2019) 4178–4280. https://doi.org/10.1039/C8CS00664D.</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[38]</w:t>
        <w:tab/>
        <w:t>S. Anantharaj, S.R. Ede, K. Sakthikumar, K. Karthick, S. Mishra, S. Kundu, Recent Trends and Perspectives in Electrochemical Water Splitting with an Emphasis on Sulfide, Selenide, and Phosphide Catalysts of Fe, Co, and Ni: A Review, ACS Catal. 6 (2016) 8069–8097. https://doi.org/10.1021/acscatal.6b02479.</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[39]</w:t>
        <w:tab/>
        <w:t>J. Yin, J. Jin, H. Lin, Z. Yin, J. Li, M. Lu, L. Guo, P. Xi, Y. Tang, C.H. Yan, Optimized Metal Chalcogenides for Boosting Water Splitting, Adv. Sci. 7 (2020). https://doi.org/10.1002/advs.201903070.</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[40]</w:t>
        <w:tab/>
        <w:t>M.R. Pai, A.M. Banerjee, A.K. Tripathi, S.R. Bharadwaj, Fundamentals and Applications of the Photocatalytic Water Splitting Reaction, in: Funct. Mater., Elsevier, 2012: pp. 579–606. https://doi.org/10.1016/B978-0-12-385142-0.00014-3.</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[41]</w:t>
        <w:tab/>
        <w:t>A. Fujishima, K. Honda, Electrochemical photolysis of water at a semiconductor electrode, Nature. 238 (1972) 37–38.</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[42]</w:t>
        <w:tab/>
        <w:t>Y. Sakai, S. Sugahara, M. Matsumura, Y. Nakato, H. Tsubomura, Photoelectrochemical water splitting by tandem type and heterojunction amorphous silicon electrodes, Can. J. Chem. 66 (1988) 1853–1856. https://doi.org/10.1139/v88-299.</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[43]</w:t>
        <w:tab/>
        <w:t>O. Khaselev, J.A. Turner, A monolithic photovoltaic-photoelectrochemical device for hydrogen production via water splitting, Science (80-. ). 280 (1998) 425–427.</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[44]</w:t>
        <w:tab/>
        <w:t>S. Licht, B. Wang, S. Mukerji, T. Soga, M. Umeno, H. Tributsch, Efficient Solar Water Splitting, Exemplified by RuO 2 -Catalyzed AlGaAs/Si Photoelectrolysis, J. Phys. Chem. B. 104 (2000) 8920–8924. https://doi.org/10.1021/jp002083b.</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[45]</w:t>
        <w:tab/>
        <w:t>K. Domen, S. Naito, M. Soma, T. Onishi, K. Tamaru, Photocatalytic decomposition of water vapour on an NiO–SrTiO 3 catalyst, J. Chem. Soc. Chem. Commun. (1980) 543–544.</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[46]</w:t>
        <w:tab/>
        <w:t>S. Sato, J.M. White, Photodecomposition of Water over Pt/TiO2 Catalysts., TEXAS UNIV AT AUSTIN DEPT OF CHEMISTRY, 1980.</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[47]</w:t>
        <w:tab/>
        <w:t>A.J. Bard, M.A. Fox, Artificial Photosynthesis: Solar Splitting of Water to Hydrogen and Oxygen, Acc. Chem. Res. 28 (1995) 141–145. https://doi.org/10.1021/ar00051a007.</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[48]</w:t>
        <w:tab/>
        <w:t>A. Akhoondi, A. Sharma, D. Pathak, M. Yusuf, T.B. Demissie, R. Guo, A. Ali, Hydrogen evolution via noble metals based photocatalysts: A review, Synth. Sinter. 1 (2021) 223–241. https://doi.org/10.53063/synsint.2021.1468.</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[49]</w:t>
        <w:tab/>
        <w:t>Y. Qu, X. Duan, Progress, challenge and perspective of heterogeneous photocatalysts, Chem. Soc. Rev. 42 (2013) 2568–2580. https://doi.org/10.1039/c2cs35355e.</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[50]</w:t>
        <w:tab/>
        <w:t>J. Hu, Z. Guo, P.E. McWilliams, J.E. Darges, D.L. Druffel, A.M. Moran, S.C. Warren, Band Gap Engineering in a 2D Material for Solar-to-Chemical Energy Conversion, Nano Lett. 16 (2016) 74–79. https://doi.org/10.1021/acs.nanolett.5b02895.</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[51]</w:t>
        <w:tab/>
        <w:t>J. Low, S. Cao, J. Yu, S. Wageh, Two-dimensional layered composite photocatalysts, Chem. Commun. 50 (2014) 10768. https://doi.org/10.1039/C4CC02553A.</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[52]</w:t>
        <w:tab/>
        <w:t>S. Kouser, A. Thannikoth, U. Gupta, U. V Waghmare, C.N.R. Rao, 2D-GaS as a Photocatalyst for Water Splitting to Produce H2, Small. 11 (2015) 4723–4730. https://doi.org/https://doi.org/10.1002/smll.201501077.</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[53]</w:t>
        <w:tab/>
        <w:t>Q. Fan, J. Liu, Y. Yu, S. Zuo, B. Li, A simple fabrication for sulfur doped graphitic carbon nitride porous rods with excellent photocatalytic activity degrading RhB dye, Appl. Surf. Sci. 391 (2017) 360–368. https://doi.org/10.1016/j.apsusc.2016.04.055.</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[54]</w:t>
        <w:tab/>
        <w:t>P. Niu, L. Zhang, G. Liu, H.-M. Cheng, Graphene-Like Carbon Nitride Nanosheets for Improved Photocatalytic Activities, Adv. Funct. Mater. 22 (2012) 4763–4770. https://doi.org/https://doi.org/10.1002/adfm.201200922.</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[55]</w:t>
        <w:tab/>
        <w:t>X. She, L. Liu, H. Ji, Z. Mo, Y. Li, L. Huang, D. Du, H. Xu, H. Li, Template-free synthesis of 2D porous ultrathin nonmetal-doped g-C3N4 nanosheets with highly efficient photocatalytic H2 evolution from water under visible light, Appl. Catal. B Environ. 187 (2016) 144–153. https://doi.org/10.1016/j.apcatb.2015.12.046.</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[56]</w:t>
        <w:tab/>
        <w:t>Y. Sun, S. Gao, F. Lei, Y. Xie, Atomically-thin two-dimensional sheets for understanding active sites in catalysis, Chem. Soc. Rev. 44 (2015) 623–636. https://doi.org/10.1039/C4CS00236A.</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[57]</w:t>
        <w:tab/>
        <w:t>A.K. Samantara, S. Ratha, Metal oxides/chalcogenides and composites : emerging materials for electrochemical water splitting, 2019.</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[58]</w:t>
        <w:tab/>
        <w:t>A.A. Tedstone, D.J. Lewis, P. O’Brien, Synthesis, Properties, and Applications of Transition Metal-Doped Layered Transition Metal Dichalcogenides, Chem. Mater. 28 (2016) 1965–1974. https://doi.org/10.1021/acs.chemmater.6b00430.</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[59]</w:t>
        <w:tab/>
        <w:t xml:space="preserve">C.D. Layered, Well-De fi ned Colloidal 2 </w:t>
        <w:noBreakHyphen/>
        <w:t xml:space="preserve"> D Layered Transition-Metal Chalcogenide Nanocrystals via Generalized Synthetic Protocols, (2012) 1–4.</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[60]</w:t>
        <w:tab/>
        <w:t>C. Yan, L. Gan, X. Zhou, J. Guo, W. Huang, J. Huang, B. Jin, J. Xiong, T. Zhai, Y. Li, Space-Confined Chemical Vapor Deposition Synthesis of Ultrathin HfS2 Flakes for Optoelectronic Application, Adv. Funct. Mater. 27 (2017) 1702918. https://doi.org/https://doi.org/10.1002/adfm.201702918.</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[61]</w:t>
        <w:tab/>
        <w:t>Y. Shi, L.-J. Li, Synthesis of Transition Metal Dichalcogenides, in: 2D Mater., Cambridge University Press, 2017: pp. 344–358. https://doi.org/10.1017/9781316681619.020.</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[62]</w:t>
        <w:tab/>
        <w:t>C. Yan, C. Gong, P. Wangyang, J. Chu, K. Hu, C. Li, X. Wang, X. Du, T. Zhai, Y. Li, J. Xiong, 2D Group IVB Transition Metal Dichalcogenides, Adv. Funct. Mater. 28 (2018) 1803305. https://doi.org/https://doi.org/10.1002/adfm.201803305.</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[63]</w:t>
        <w:tab/>
        <w:t>M.N. Tahir, J.K. Sahoo, F. Hoshyargar, W. Tremel, Metal Chalcogenide Nanostructures for Renewable Energy Applications, John Wiley &amp; Sons, Inc., Hoboken, NJ, USA, 2014. https://doi.org/10.1002/9781119008934.</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[64]</w:t>
        <w:tab/>
        <w:t>R.M. Harrison, S.J. De Mora, Chemistry of the elements, in: Introd. Chem. Environ. Sci., Cambridge University Press, 1996: pp. 148–209. https://doi.org/10.1017/CBO9780511809224.005.</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[65]</w:t>
        <w:tab/>
        <w:t>E. Roduner, Size matters: Why nanomaterials are different, Chem. Soc. Rev. 35 (2006) 583–592. https://doi.org/10.1039/b502142c.</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[66]</w:t>
        <w:tab/>
        <w:t>Z. Xiong, J. Tang, Two-dimensional materials and hybrid systems for photodetection, in: Synth. Model. Charact. 2D Mater. Their Heterostruct., Elsevier, 2020: pp. 325–349. https://doi.org/10.1016/B978-0-12-818475-2.00015-5.</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[67]</w:t>
        <w:tab/>
        <w:t>J.F. Reber, K. Meier, Photochemical production of hydrogen with zinc sulfide suspensions, J. Phys. Chem. 88 (1984) 5903–5913. https://doi.org/10.1021/j150668a032.</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[68]</w:t>
        <w:tab/>
        <w:t>M. Kanemoto, T. Shiragami, C. Pac, S. Yanagida, Semiconductor photocatalysis. 13. Effective photoreduction of carbon dioxide catalyzed by zinc sulfide quantum crystallites with low density of surface defects, J. Phys. Chem. 96 (1992) 3521–3526. https://doi.org/10.1021/j100187a062.</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[69]</w:t>
        <w:tab/>
        <w:t>H. Yin, Y. Wada, T. Kitamura, S. Yanagida, Photoreductive Dehalogenation of Halogenated Benzene Derivatives Using ZnS or CdS Nanocrystallites as Photocatalysts, Environ. Sci. Technol. 35 (2001) 227–231. https://doi.org/10.1021/es001114d.</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[70]</w:t>
        <w:tab/>
        <w:t>M. Sathish, B. Viswanathan, R.P. Viswanath, Alternate synthetic strategy for the preparation of CdS nanoparticles and its exploitation for water splitting, Int. J. Hydrogen Energy. 31 (2006) 891–898. https://doi.org/10.1016/j.ijhydene.2005.08.002.</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[71]</w:t>
        <w:tab/>
        <w:t>F. Haque, T. Daeneke, K. Kalantar-zadeh, J.Z. Ou, Two-Dimensional Transition Metal Oxide and Chalcogenide-Based Photocatalysts, Nano-Micro Lett. 10 (2018) 1–27. https://doi.org/10.1007/s40820-017-0176-y.</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[72]</w:t>
        <w:tab/>
        <w:t>Z. Hu, Z. Wu, C. Han, J. He, Z. Ni, W. Chen, Two-dimensional transition metal dichalcogenides: Interface and defect engineering, Chem. Soc. Rev. 47 (2018) 3100–3128. https://doi.org/10.1039/c8cs00024g.</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[73]</w:t>
        <w:tab/>
        <w:t>Y. Zhao, S. Wei, K. Pan, Z. Dong, B. Zhang, H.H. Wu, Q. Zhang, J. Lin, H. Pang, Self-supporting transition metal chalcogenides on metal substrates for catalytic water splitting, Chem. Eng. J. 421 (2021) 129645. https://doi.org/10.1016/j.cej.2021.129645.</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[74]</w:t>
        <w:tab/>
        <w:t>J.F. Callejas, J.M. McEnaney, C.G. Read, J.C. Crompton, A.J. Biacchi, E.J. Popczun, T.R. Gordon, N.S. Lewis, R.E. Schaak, Electrocatalytic and photocatalytic hydrogen production from acidic and neutral-pH aqueous solutions using iron phosphide nanoparticles, ACS Nano. 8 (2014) 11101–11107. https://doi.org/10.1021/nn5048553.</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[75]</w:t>
        <w:tab/>
        <w:t>Y.K. Kim, H. Park, Light-harvesting multi-walled carbon nanotubes and CdS hybrids: Application to photocatalytic hydrogen production from water, Energy Environ. Sci. 4 (2011) 685–694. https://doi.org/10.1039/c0ee00330a.</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[76]</w:t>
        <w:tab/>
        <w:t>J.S. Jang, D.J. Ham, N. Lakshminarasimhan, W. yong Choi, J.S. Lee, Role of platinum-like tungsten carbide as cocatalyst of CdS photocatalyst for hydrogen production under visible light irradiation, Appl. Catal. A Gen. 346 (2008) 149–154. https://doi.org/10.1016/j.apcata.2008.05.020.</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[77]</w:t>
        <w:tab/>
        <w:t>Q.H. Wang, K. Kalantar-Zadeh, A. Kis, J.N. Coleman, M.S. Strano, Electronics and optoelectronics of two-dimensional transition metal dichalcogenides, Nat. Nanotechnol. 7 (2012) 699–712. https://doi.org/10.1038/nnano.2012.193.</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[78]</w:t>
        <w:tab/>
        <w:t>K. Kalantar-zadeh, J.Z. Ou, T. Daeneke, M.S. Strano, M. Pumera, S.L. Gras, Two-Dimensional Transition Metal Dichalcogenides in Biosystems, Adv. Funct. Mater. 25 (2015) 5086–5099. https://doi.org/https://doi.org/10.1002/adfm.201500891.</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[79]</w:t>
        <w:tab/>
        <w:t>K. Kalantar-zadeh, J.Z. Ou, T. Daeneke, A. Mitchell, T. Sasaki, M.S. Fuhrer, Two dimensional and layered transition metal oxides, Appl. Mater. Today. 5 (2016) 73–89. https://doi.org/10.1016/j.apmt.2016.09.012.</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[80]</w:t>
        <w:tab/>
        <w:t>M. Nasilowski, B. Mahler, E. Lhuillier, S. Ithurria, B. Dubertret, Two-Dimensional Colloidal Nanocrystals, Chem. Rev. 116 (2016) 10934–10982. https://doi.org/10.1021/acs.chemrev.6b00164.</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[81]</w:t>
        <w:tab/>
        <w:t>Y. Sun, Z. Sun, S. Gao, H. Cheng, Q. Liu, F. Lei, S. Wei, Y. Xie, All-Surface-Atomic-Metal Chalcogenide Sheets for High-Efficiency Visible-Light Photoelectrochemical Water Splitting, Adv. Energy Mater. 4 (2014) 1300611. https://doi.org/https://doi.org/10.1002/aenm.201300611.</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[82]</w:t>
        <w:tab/>
        <w:t>B. Luo, G. Liu, L. Wang, Recent advances in 2D materials for photocatalysis, Nanoscale. 8 (2016) 6904–6920. https://doi.org/10.1039/c6nr00546b.</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[83]</w:t>
        <w:tab/>
        <w:t>A. Splendiani, L. Sun, Y. Zhang, T. Li, J. Kim, C.Y. Chim, G. Galli, F. Wang, Emerging photoluminescence in monolayer MoS2, Nano Lett. 10 (2010) 1271–1275. https://doi.org/10.1021/nl903868w.</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[84]</w:t>
        <w:tab/>
        <w:t>H.R. Gutiérrez, N. Perea-López, A.L. Elías, A. Berkdemir, B. Wang, R. Lv, F. López-Urías, V.H. Crespi, H. Terrones, M. Terrones, Extraordinary room-temperature photoluminescence in triangular WS 2 monolayers, Nano Lett. 13 (2013) 3447–3454. https://doi.org/10.1021/nl3026357.</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[85]</w:t>
        <w:tab/>
        <w:t>X. Chen, Y. Zhou, Q. Liu, Z. Li, J. Liu, Z. Zou, Ultrathin, Single-Crystal WO3 Nanosheets by Two-Dimensional Oriented Attachment toward Enhanced Photocatalystic Reduction of CO2 into Hydrocarbon Fuels under Visible Light, ACS Appl. Mater. Interfaces. 4 (2012) 3372–3377. https://doi.org/10.1021/am300661s.</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[86]</w:t>
        <w:tab/>
        <w:t>Y. Peng, L. Shang, T. Bian, Y. Zhao, C. Zhou, H. Yu, L.-Z. Wu, C.-H. Tung, T. Zhang, Flower-like CdSe ultrathin nanosheet assemblies for enhanced visible-light-driven photocatalytic H2 production, Chem. Commun. 51 (2015) 4677–4680. https://doi.org/10.1039/C5CC00136F.</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[87]</w:t>
        <w:tab/>
        <w:t>Y. Wang, J.Z. Ou, S. Balendhran, A.F. Chrimes, M. Mortazavi, D.D. Yao, M.R. Field, K. Latham, V. Bansal, J.R. Friend, S. Zhuiykov, N. V Medhekar, M.S. Strano, K. Kalantar-zadeh, Electrochemical Control of Photoluminescence in Two-Dimensional MoS2 Nanoflakes, ACS Nano. 7 (2013) 10083–10093. https://doi.org/10.1021/nn4041987.</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[88]</w:t>
        <w:tab/>
        <w:t>I. Robel, M. Kuno, P. V. Kamat, Size-dependent electron injection from excited CdSe quantum dots into TiO2 nanoparticles, J. Am. Chem. Soc. 129 (2007) 4136–4137. https://doi.org/10.1021/ja070099a.</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[89]</w:t>
        <w:tab/>
        <w:t>J.A. Scher, J.M. Elward, A. Chakraborty, Shape Matters: Effect of 1D, 2D, and 3D Isovolumetric Quantum Confinement in Semiconductor Nanoparticles, J. Phys. Chem. C. 120 (2016) 24999–25009. https://doi.org/10.1021/acs.jpcc.6b06728.</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[90]</w:t>
        <w:tab/>
        <w:t>S. Jeong, D. Yoo, J. Jang, M. Kim, J. Cheon, Well-Defined Colloidal 2-D Layered Transition-Metal Chalcogenide Nanocrystals via Generalized Synthetic Protocols, J. Am. Chem. Soc. 134 (2012) 18233–18236. https://doi.org/10.1021/ja3089845.</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[91]</w:t>
        <w:tab/>
        <w:t>W. Choi, N. Choudhary, G.H. Han, J. Park, D. Akinwande, Y.H. Lee, Recent development of two-dimensional transition metal dichalcogenides and their applications, Mater. Today. 20 (2017) 116–130. https://doi.org/10.1016/j.mattod.2016.10.002.</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[92]</w:t>
        <w:tab/>
        <w:t>A.K. Singh, P. Kumar, D.J. Late, A. Kumar, S. Patel, J. Singh, 2D layered transition metal dichalcogenides (MoS2): Synthesis, applications and theoretical aspects, Appl. Mater. Today. 13 (2018) 242–270. https://doi.org/10.1016/j.apmt.2018.09.003.</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[93]</w:t>
        <w:tab/>
        <w:t>J. Ran, J. Zhang, J. Yu, M. Jaroniec, S.Z. Qiao, Earth-abundant cocatalysts for semiconductor-based photocatalytic water splitting, Chem. Soc. Rev. 43 (2014) 7787–7812. https://doi.org/10.1039/c3cs60425j.</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[94]</w:t>
        <w:tab/>
        <w:t>V. Kumaravel, M.D. Imam, A. Badreldin, R.K. Chava, J.Y. Do, M. Kang, A. Abdel-Wahab, Photocatalytic hydrogen production: Role of sacrificial reagents on the activity of oxide, carbon, and sulfide catalysts, Catalysts. 9 (2019). https://doi.org/10.3390/catal9030276.</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[95]</w:t>
        <w:tab/>
        <w:t>A. Kagkoura, T. Skaltsas, N. Tagmatarchis, Transition-Metal Chalcogenide/Graphene Ensembles for Light-Induced Energy Applications, Chem. – A Eur. J. 23 (2017) 12967–12979. https://doi.org/https://doi.org/10.1002/chem.201700242.</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[96]</w:t>
        <w:tab/>
        <w:t>E. Rahmanian, R. Malekfar, M. Pumera, Nanohybrids of Two-Dimensional Transition-Metal Dichalcogenides and Titanium Dioxide for Photocatalytic Applications, Chem. – A Eur. J. 24 (2018) 18–31. https://doi.org/https://doi.org/10.1002/chem.201703434.</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[97]</w:t>
        <w:tab/>
        <w:t>X. Gan, D. Lei, R. Ye, H. Zhao, K.Y. Wong, Transition metal dichalcogenide-based mixed-dimensional heterostructures for visible-light-driven photocatalysis: Dimensionality and interface engineering, Nano Res. 14 (2021) 2003–2022. https://doi.org/10.1007/s12274-020-2955-x.</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[98]</w:t>
        <w:tab/>
        <w:t>H. Zhang, G. Chen, D.W. Bahnemann, Photoelectrocatalytic materials for environmental applications, J. Mater. Chem. 19 (2009) 5089. https://doi.org/10.1039/b821991e.</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[99]</w:t>
        <w:tab/>
        <w:t>R. Asahi, T. Morikawa, T. Ohwaki, K. Aoki, Y. Taga, Visible-Light Photocatalysis in Nitrogen-Doped Titanium Oxides, Science (80-. ). 293 (2001) 269–271. https://doi.org/10.1126/science.1061051.</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[100]</w:t>
        <w:tab/>
        <w:t>S.A. Bilmes, P. Mandelbaum, F. Alvarez, N.M. Victoria, Surface and Electronic Structure of Titanium Dioxide Photocatalysts, J. Phys. Chem. B. 104 (2000) 9851–9858. https://doi.org/10.1021/jp0010132.</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[101]</w:t>
        <w:tab/>
        <w:t>N. Serpone, D. Lawless, J. Disdier, J.-M. Herrmann, Spectroscopic, Photoconductivity, and Photocatalytic Studies of TiO2 Colloids: Naked and with the Lattice Doped with Cr3+, Fe3+, and V5+ Cations, Langmuir. 10 (1994) 643–652. https://doi.org/10.1021/la00015a010.</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[102]</w:t>
        <w:tab/>
        <w:t>T. Jafari, E. Moharreri, A.S. Amin, R. Miao, W. Song, S.L. Suib, Photocatalytic water splitting - The untamed dream: A review of recent advances, Molecules. 21 (2016). https://doi.org/10.3390/molecules21070900.</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[103]</w:t>
        <w:tab/>
        <w:t>M. Zhou, X.W. Lou, Y. Xie, Two-dimensional nanosheets for photoelectrochemical water splitting: Possibilities and opportunities, Nano Today. 8 (2013) 598–618. https://doi.org/10.1016/j.nantod.2013.12.002.</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[104]</w:t>
        <w:tab/>
        <w:t>E.-H. Yang, D. Datta, J. Ding, G. Hader, Synthesis, Modeling, and Characterization of 2D Materials, and Their Heterostructures, Elsevier, 2020. https://doi.org/10.1016/C2018-0-02288-4.</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[105]</w:t>
        <w:tab/>
        <w:t>I.G. Lezama, A. Arora, A. Ubaldini, C. Barreteau, E. Giannini, M. Potemski, A.F. Morpurgo, Indirect-to-Direct Band Gap Crossover in Few-Layer MoTe 2, Nano Lett. 15 (2015) 2336–2342. https://doi.org/10.1021/nl5045007.</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[106]</w:t>
        <w:tab/>
        <w:t>K.F. Mak, C. Lee, J. Hone, J. Shan, T.F. Heinz, Atomically Thin MoS₂: A New Direct-Gap Semiconductor, Phys. Rev. Lett. 105 (2010) 136805. https://doi.org/10.1103/PhysRevLett.105.136805.</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[107]</w:t>
        <w:tab/>
        <w:t>Y. Zhang, T.-R. Chang, B. Zhou, Y.-T. Cui, H. Yan, Z. Liu, F. Schmitt, J. Lee, R. Moore, Y. Chen, H. Lin, H.-T. Jeng, S.-K. Mo, Z. Hussain, A. Bansil, Z.-X. Shen, Direct observation of the transition from indirect to direct bandgap in atomically thin epitaxial MoSe2, Nat. Nanotechnol. 9 (2014) 111–115. https://doi.org/10.1038/nnano.2013.277.</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[108]</w:t>
        <w:tab/>
        <w:t>J. Kang, S. Tongay, J. Zhou, J. Li, J. Wu, Band offsets and heterostructures of two-dimensional semiconductors, Appl. Phys. Lett. 102 (2013) 012111. https://doi.org/10.1063/1.4774090.</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[109]</w:t>
        <w:tab/>
        <w:t>A. Arora, M. Koperski, K. Nogajewski, J. Marcus, C. Faugeras, M. Potemski, Excitonic resonances in thin films of WSe2: From monolayer to bulk material, Nanoscale. 7 (2015) 10421–10429. https://doi.org/10.1039/c5nr01536g.</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[110]</w:t>
        <w:tab/>
        <w:t>V.O. Öz\ifmmode \mbox\cc\else ç\fielik, J.G. Azadani, C. Yang, S.J. Koester, T. Low, Band alignment of two-dimensional semiconductors for designing heterostructures with momentum space matching, Phys. Rev. B. 94 (2016) 35125. https://doi.org/10.1103/PhysRevB.94.035125.</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[111]</w:t>
        <w:tab/>
        <w:t>C.-H. Lee, G.-H. Lee, A.M. van der Zande, W. Chen, Y. Li, M. Han, X. Cui, G. Arefe, C. Nuckolls, T.F. Heinz, J. Guo, J. Hone, P. Kim, Atomically thin p–n junctions with van der Waals heterointerfaces, Nat. Nanotechnol. 9 (2014) 676–681. https://doi.org/10.1038/nnano.2014.150.</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[112]</w:t>
        <w:tab/>
        <w:t>X. Li, H. Zhu, Two-dimensional MoS2: Properties, preparation, and applications, J. Mater. 1 (2015) 33–44. https://doi.org/10.1016/j.jmat.2015.03.003.</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[113]</w:t>
        <w:tab/>
        <w:t>H. Zeng, J. Dai, W. Yao, D. Xiao, X. Cui, Valley polarization in MoS2 monolayers by optical pumping, Nat. Nanotechnol. 7 (2012) 490–493. https://doi.org/10.1038/nnano.2012.95.</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[114]</w:t>
        <w:tab/>
        <w:t>D. Xiao, G.-B. Liu, W. Feng, X. Xu, W. Yao, Coupled Spin and Valley Physics in Monolayers of MoS2 and Other Group-VI Dichalcogenides, Phys. Rev. Lett. 108 (2012) 196802. https://doi.org/10.1103/PhysRevLett.108.196802.</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[115]</w:t>
        <w:tab/>
        <w:t>H. Li, G. Lu, Y. Wang, Z. Yin, C. Cong, Q. He, L. Wang, F. Ding, T. Yu, H. Zhang, Mechanical Exfoliation and Characterization of Single- and Few-Layer Nanosheets of WSe 2 , TaS 2 , and TaSe 2, Small. 9 (2013) 1974–1981. https://doi.org/10.1002/smll.201202919.</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[116]</w:t>
        <w:tab/>
        <w:t>K.-K. Liu, W. Zhang, Y.-H. Lee, Y.-C. Lin, M.-T. Chang, C.-Y. Su, C.-S. Chang, H. Li, Y. Shi, H. Zhang, C.-S. Lai, L.-J. Li, Growth of Large-Area and Highly Crystalline MoS2 Thin Layers on Insulating Substrates, Nano Lett. 12 (2012) 1538–1544. https://doi.org/10.1021/nl2043612.</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[117]</w:t>
        <w:tab/>
        <w:t>K.K. Kim, A. Hsu, X. Jia, S.M. Kim, Y. Shi, M. Hofmann, D. Nezich, J.F. Rodriguez-Nieva, M. Dresselhaus, T. Palacios, J. Kong, Synthesis of Monolayer Hexagonal Boron Nitride on Cu Foil Using Chemical Vapor Deposition, Nano Lett. 12 (2012) 161–166. https://doi.org/10.1021/nl203249a.</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[118]</w:t>
        <w:tab/>
        <w:t>H.S.S. Ramakrishna Matte, A. Gomathi, A.K. Manna, D.J. Late, R. Datta, S.K. Pati, C.N.R. Rao, MoS2 and WS2 Analogues of Graphene, Angew. Chemie Int. Ed. 49 (2010) 4059–4062. https://doi.org/https://doi.org/10.1002/anie.201000009.</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[119]</w:t>
        <w:tab/>
        <w:t>Y. Peng, Z. Meng, C. Zhong, J. Lu, W. Yu, Z. Yang, Y. Qian, Hydrothermal Synthesis of MoS2 and Its Pressure-Related Crystallization, J. Solid State Chem. 159 (2001) 170–173. https://doi.org/https://doi.org/10.1006/jssc.2001.9146.</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[120]</w:t>
        <w:tab/>
        <w:t>Z. Zeng, Z. Yin, X. Huang, H. Li, Q. He, G. Lu, F. Boey, H. Zhang, Single-Layer Semiconducting Nanosheets: High-Yield Preparation and Device Fabrication, Angew. Chemie Int. Ed. 50 (2011) 11093–11097. https://doi.org/10.1002/anie.201106004.</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[121]</w:t>
        <w:tab/>
        <w:t>G. Eda, H. Yamaguchi, D. Voiry, T. Fujita, M. Chen, M. Chhowalla, Photoluminescence from Chemically Exfoliated MoS2, Nano Lett. 11 (2011) 5111–5116. https://doi.org/10.1021/nl201874w.</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[122]</w:t>
        <w:tab/>
        <w:t>J.N. Coleman, M. Lotya, A. O’Neill, S.D. Bergin, P.J. King, U. Khan, K. Young, A. Gaucher, S. De, R.J. Smith, I. V. Shvets, S.K. Arora, G. Stanton, H.-Y. Kim, K. Lee, G.T. Kim, G.S. Duesberg, T. Hallam, J.J. Boland, J.J. Wang, J.F. Donegan, J.C. Grunlan, G. Moriarty, A. Shmeliov, R.J. Nicholls, J.M. Perkins, E.M. Grieveson, K. Theuwissen, D.W. McComb, P.D. Nellist, V. Nicolosi, Two-Dimensional Nanosheets Produced by Liquid Exfoliation of Layered Materials, Science (80-. ). 331 (2011) 568–571. https://doi.org/10.1126/science.1194975.</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[123]</w:t>
        <w:tab/>
        <w:t>V. Vega-Mayoral, C. Backes, D. Hanlon, U. Khan, Z. Gholamvand, M. O’Brien, G.S. Duesberg, C. Gadermaier, J.N. Coleman, Photoluminescence from Liquid-Exfoliated WS 2 Monomers in Poly(Vinyl Alcohol) Polymer Composites, Adv. Funct. Mater. 26 (2016) 1028–1039. https://doi.org/10.1002/adfm.201503863.</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[124]</w:t>
        <w:tab/>
        <w:t>X. Zhou, H. Sun, X. Bai, Two-Dimensional Transition Metal Dichalcogenides: Synthesis, Biomedical Applications and Biosafety Evaluation, Front. Bioeng. Biotechnol. 8 (2020) 1–13. https://doi.org/10.3389/fbioe.2020.00236.</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[125]</w:t>
        <w:tab/>
        <w:t>G. Fiori, F. Bonaccorso, G. Iannaccone, T. Palacios, D. Neumaier, A. Seabaugh, S.K. Banerjee, L. Colombo, Electronics based on two-dimensional materials, Nat. Nanotechnol. 9 (2014) 768–779. https://doi.org/10.1038/nnano.2014.207.</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[126]</w:t>
        <w:tab/>
        <w:t>K.S. Novoselov, Electric Field Effect in Atomically Thin Carbon Films, Science (80-. ). 306 (2004) 666–669. https://doi.org/10.1126/science.1102896.</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[127]</w:t>
        <w:tab/>
        <w:t>A. Splendiani, L. Sun, Y. Zhang, T. Li, J. Kim, C.-Y. Chim, G. Galli, F. Wang, Emerging Photoluminescence in Monolayer MoS2, Nano Lett. 10 (2010) 1271–1275. https://doi.org/10.1021/nl903868w.</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[128]</w:t>
        <w:tab/>
        <w:t>B. Radisavljevic, A. Radenovic, J. Brivio, V. Giacometti, A. Kis, Single-layer MoS2 transistors, Nat. Nanotechnol. 6 (2011) 147–150. https://doi.org/10.1038/nnano.2010.279.</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[129]</w:t>
        <w:tab/>
        <w:t>Y. Chen, C. Tan, H. Zhang, L. Wang, Two-dimensional graphene analogues for biomedical applications, Chem. Soc. Rev. 44 (2015) 2681–2701. https://doi.org/10.1039/C4CS00300D.</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[130]</w:t>
        <w:tab/>
        <w:t>K.S. Novoselov, D. Jiang, F. Schedin, T.J. Booth, V. V. Khotkevich, S. V. Morozov, A.K. Geim, Two-dimensional atomic crystals, Proc. Natl. Acad. Sci. U. S. A. 102 (2005) 10451–10453. https://doi.org/10.1073/pnas.0502848102.</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[131]</w:t>
        <w:tab/>
        <w:t>S.H. Chae, Y. Jin, T.S. Kim, D.S. Chung, H. Na, H. Nam, H. Kim, D.J. Perello, H.Y. Jeong, T.H. Ly, Y.H. Lee, Oxidation Effect in Octahedral Hafnium Disulfide Thin Film, ACS Nano. 10 (2016) 1309–1316. https://doi.org/10.1021/acsnano.5b06680.</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[132]</w:t>
        <w:tab/>
        <w:t>M.J. Mleczko, C. Zhang, H.R. Lee, H.H. Kuo, B. Magyari-Köpe, R.G. Moore, Z.X. Shen, I.R. Fisher, Y. Nishi, E. Pop, HfSe2 and ZrSe2: Two-dimensional semiconductors with native high-κ oxides, Sci. Adv. 3 (2017). https://doi.org/10.1126/sciadv.1700481.</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[133]</w:t>
        <w:tab/>
        <w:t>S. Mañas-Valero, V. García-López, A. Cantarero, M. Galbiati, Raman spectra of ZrS2 and ZrSe2 from bulk to atomically thin layers, Appl. Sci. 6 (2016). https://doi.org/10.3390/app6090264.</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[134]</w:t>
        <w:tab/>
        <w:t>T. Kanazawa, T. Amemiya, A. Ishikawa, V. Upadhyaya, K. Tsuruta, T. Tanaka, Y. Miyamoto, Few-layer HfS2 transistors, Sci. Rep. 6 (2016) 1–9. https://doi.org/10.1038/srep22277.</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[135]</w:t>
        <w:tab/>
        <w:t>K.S. Novoselov, Nobel Lecture: Graphene: Materials in the Flatland, Rev. Mod. Phys. 83 (2011) 837–849. https://doi.org/10.1103/RevModPhys.83.837.</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[136]</w:t>
        <w:tab/>
        <w:t>H. Li, Z. Yin, Q. He, H. Li, X. Huang, G. Lu, D.W.H. Fam, A.I.Y. Tok, Q. Zhang, H. Zhang, Fabrication of Single- and Multilayer MoS2 Film-Based Field-Effect Transistors for Sensing NO at Room Temperature, Small. 8 (2012) 63–67. https://doi.org/10.1002/smll.201101016.</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[137]</w:t>
        <w:tab/>
        <w:t>P. Joensen, R.F. Frindt, S.R. Morrison, Single-layer MoS2, Mater. Res. Bull. 21 (1986) 457–461. https://doi.org/10.1016/0025-5408(86)90011-5.</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[138]</w:t>
        <w:tab/>
        <w:t>G.S. Bang, K.W. Nam, J.Y. Kim, J. Shin, J.W. Choi, S.-Y. Choi, Effective Liquid-Phase Exfoliation and Sodium Ion Battery Application of MoS2 Nanosheets, ACS Appl. Mater. Interfaces. 6 (2014) 7084–7089. https://doi.org/10.1021/am4060222.</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[139]</w:t>
        <w:tab/>
        <w:t>Y. Yong, L. Zhou, Z. Gu, L. Yan, G. Tian, X. Zheng, X. Liu, X. Zhang, J. Shi, W. Cong, W. Yin, Y. Zhao, WS2 nanosheet as a new photosensitizer carrier for combined photodynamic and photothermal therapy of cancer cells, Nanoscale. 6 (2014) 10394–10403. https://doi.org/10.1039/C4NR02453B.</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[140]</w:t>
        <w:tab/>
        <w:t>A. Jawaid, D. Nepal, K. Park, M. Jespersen, A. Qualley, P. Mirau, L.F. Drummy, R.A. Vaia, Mechanism for Liquid Phase Exfoliation of MoS2, Chem. Mater. 28 (2016) 337–348. https://doi.org/10.1021/acs.chemmater.5b04224.</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[141]</w:t>
        <w:tab/>
        <w:t>A. Cruz, Z. Mutlu, M. Ozkan, C.S. Ozkan, Raman investigation of the air stability of 2H polytype HfSe2 thin films, MRS Commun. 8 (2018) 1191–1196. https://doi.org/10.1557/mrc.2018.185.</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[142]</w:t>
        <w:tab/>
        <w:t>T. Kanazawa, T. Amemiya, V. Upadhyaya, A. Ishikawa, K. Tsuruta, T. Tanaka, Y. Miyamoto, Performance Improvement of HfS2 Transistors by Atomic Layer Deposition of HfO2, IEEE Trans. Nanotechnol. 16 (2017) 582–587. https://doi.org/10.1109/TNANO.2017.2661403.</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[143]</w:t>
        <w:tab/>
        <w:t>M. Mattinen, G. Popov, M. Vehkamäki, P.J. King, K. Mizohata, P. Jalkanen, J. Räisänen, M. Leskelä, M. Ritala, Atomic Layer Deposition of Emerging 2D Semiconductors, HfS2 and ZrS2, for Optoelectronics, Chem. Mater. 31 (2019) 5713–5724. https://doi.org/10.1021/acs.chemmater.9b01688.</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[144]</w:t>
        <w:tab/>
        <w:t>P.C. Sherrell, K. Sharda, C. Grotta, J. Ranalli, M.S. Sokolikova, F.M. Pesci, P. Palczynski, V.L. Bemmer, C. Mattevi, Thickness-Dependent Characterization of Chemically Exfoliated TiS2 Nanosheets, ACS Omega. 3 (2018) 8655–8662. https://doi.org/10.1021/acsomega.8b00766.</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[145]</w:t>
        <w:tab/>
        <w:t>L. Zhang, Y. Xia, X. Li, L. Li, X. Fu, J. Cheng, R. Pan, Janus two-dimensional transition metal dichalcogenides, 2022. https://doi.org/10.1063/5.0095203.</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[146]</w:t>
        <w:tab/>
        <w:t>H.-L. Tsai, J. Heising, J.L. Schindler, C.R. Kannewurf, M.G. Kanatzidis, Exfoliated−Restacked Phase of WS2, Chem. Mater. 9 (1997) 879–882. https://doi.org/10.1021/cm960579t.</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[147]</w:t>
        <w:tab/>
        <w:t>R.A. Gordon, D. Yang, E.D. Crozier, D.T. Jiang, R.F. Frindt, Structures of exfoliated single layers of WS 2, MoS 2, and MoSe 2 in aqueous suspension, Phys. Rev. B. 65 (2002) 125407.</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[148]</w:t>
        <w:tab/>
        <w:t>S. Kirmayer, E. Aharon, E. Dovgolevsky, M. Kalina, G.L. Frey, Self-assembled lamellar MoS2, SnS2 and SiO2 semiconducting polymer nanocomposites, Philos. Trans. R. Soc. A Math. Phys. Eng. Sci. 365 (2007) 1489–1508.</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[149]</w:t>
        <w:tab/>
        <w:t>Z. Zeng, T. Sun, J. Zhu, X. Huang, Z. Yin, G. Lu, Z. Fan, Q. Yan, H.H. Hng, H. Zhang, An Effective Method for the Fabrication of Few-Layer-Thick Inorganic Nanosheets, Angew. Chemie Int. Ed. 51 (2012) 9052–9056. https://doi.org/https://doi.org/10.1002/anie.201204208.</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[150]</w:t>
        <w:tab/>
        <w:t>Y.-H. Lee, X.-Q. Zhang, W. Zhang, M.-T. Chang, C.-T. Lin, K.-D. Chang, Y.-C. Yu, J.T.-W. Wang, C.-S. Chang, L.-J. Li, T.-W. Lin, Synthesis of Large-Area MoS2 Atomic Layers with Chemical Vapor Deposition, Adv. Mater. 24 (2012) 2320–2325. https://doi.org/https://doi.org/10.1002/adma.201104798.</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[151]</w:t>
        <w:tab/>
        <w:t>X. Ling, Y.-H. Lee, Y. Lin, W. Fang, L. Yu, M.S. Dresselhaus, J. Kong, Role of the Seeding Promoter in MoS2 Growth by Chemical Vapor Deposition, Nano Lett. 14 (2014) 464–472. https://doi.org/10.1021/nl4033704.</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[152]</w:t>
        <w:tab/>
        <w:t>X. Wang, H. Feng, Y. Wu, L. Jiao, Controlled Synthesis of Highly Crystalline MoS2 Flakes by Chemical Vapor Deposition, J. Am. Chem. Soc. 135 (2013) 5304–5307. https://doi.org/10.1021/ja4013485.</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[153]</w:t>
        <w:tab/>
        <w:t>D.J. Brooks, R.E. Douthwaite, R. Brydson, C. Calvert, M.G. Measures, A. Watson, Synthesis of inorganic fullerene (MS2, M ≤ Zr, Hf and W) phases using H2S and N2/H2 microwave-induced plasmas, Nanotechnology. 17 (2006) 1245–1250. https://doi.org/10.1088/0957-4484/17/5/014.</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[154]</w:t>
        <w:tab/>
        <w:t>M. Zhang, Y. Zhu, X. Wang, Q. Feng, S. Qiao, W. Wen, Y. Chen, M. Cui, J. Zhang, C. Cai, L. Xie, Controlled Synthesis of ZrS2 Monolayer and Few Layers on Hexagonal Boron Nitride, J. Am. Chem. Soc. 137 (2015) 7051–7054. https://doi.org/10.1021/jacs.5b03807.</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[155]</w:t>
        <w:tab/>
        <w:t>Y. Zhu, X. Wang, M. Zhang, C. Cai, L. Xie, Thickness and temperature dependent electrical properties of ZrS2 thin films directly grown on hexagonal boron nitride, Nano Res. 9 (2016) 2931–2937. https://doi.org/10.1007/s12274-016-1178-7.</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[156]</w:t>
        <w:tab/>
        <w:t>Y. Wen, Y. Zhu, S. Zhang, Low temperature synthesis of ZrS2 nanoflakes and their catalytic activity, RSC Adv. 5 (2015) 66082–66085. https://doi.org/10.1039/C5RA12412C.</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[157]</w:t>
        <w:tab/>
        <w:t>Y. Shimazu, Y. Fujisawa, K. Arai, T. Iwabuchi, K. Suzuki, Front Cover: Synthesis and Characterization of Zirconium Disulfide Single Crystals and Thin-Film Transistors Based on Multilayer Zirconium Disulfide Flakes (ChemNanoMat 10/2018), ChemNanoMat. 4 (2018) 1021. https://doi.org/https://doi.org/10.1002/cnma.201800426.</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[158]</w:t>
        <w:tab/>
        <w:t>Z. Muhammad, K. Mu, H. Lv, C. Wu, Z. ur Rehman, M. Habib, Z. Sun, X. Wu, L. Song, Electron doping induced semiconductor to metal transitions in ZrSe2 layers via copper atomic intercalation, Nano Res. 11 (2018) 4914–4922. https://doi.org/10.1007/s12274-018-2081-1.</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[159]</w:t>
        <w:tab/>
        <w:t>J. You, M.D. Hossain, Z. Luo, Synthesis of 2D transition metal dichalcogenides by chemical vapor deposition with controlled layer number and morphology, Nano Converg. 5 (2018). https://doi.org/10.1186/s40580-018-0158-x.</w:t>
      </w:r>
    </w:p>
    <w:p>
      <w:pPr>
        <w:pStyle w:val="Normal"/>
        <w:widowControl w:val="false"/>
        <w:spacing w:lineRule="auto" w:line="240"/>
        <w:ind w:left="640" w:hanging="640"/>
        <w:rPr>
          <w:rFonts w:ascii="Times New Roman" w:hAnsi="Times New Roman" w:cs="Times New Roman"/>
          <w:sz w:val="24"/>
        </w:rPr>
      </w:pPr>
      <w:r>
        <w:rPr>
          <w:rFonts w:cs="Times New Roman" w:ascii="Times New Roman" w:hAnsi="Times New Roman"/>
          <w:sz w:val="24"/>
          <w:szCs w:val="24"/>
        </w:rPr>
        <w:t>[160]</w:t>
        <w:tab/>
        <w:t>R. Tenne, Advances in the Synthesis of Inorganic Nanotubes and Fullerene-Like Nanoparticles, Angew. Chemie Int. Ed. 42 (2003) 5124–5132. https://doi.org/https://doi.org/10.1002/anie.200301651.</w:t>
      </w:r>
    </w:p>
    <w:p>
      <w:pPr>
        <w:pStyle w:val="Normal"/>
        <w:spacing w:lineRule="auto" w:line="240"/>
        <w:jc w:val="both"/>
        <w:rPr>
          <w:rFonts w:ascii="Times New Roman" w:hAnsi="Times New Roman" w:cs="Times New Roman"/>
          <w:sz w:val="24"/>
          <w:szCs w:val="24"/>
        </w:rPr>
      </w:pPr>
      <w:r>
        <w:rPr/>
      </w:r>
      <w:r>
        <w:rPr/>
        <w:fldChar w:fldCharType="end"/>
      </w:r>
    </w:p>
    <w:p>
      <w:pPr>
        <w:pStyle w:val="Normal"/>
        <w:spacing w:before="0" w:after="160"/>
        <w:rPr>
          <w:rFonts w:ascii="Times New Roman" w:hAnsi="Times New Roman" w:cs="Times New Roman"/>
        </w:rPr>
      </w:pPr>
      <w:r>
        <w:rPr/>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2-08-02T01:52:16Z" w:initials="">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ZA" w:bidi="ar-SA" w:eastAsia="en-US"/>
        </w:rPr>
        <w:t xml:space="preserve">There are more recent data on the world’s energey consumption. </w:t>
      </w:r>
    </w:p>
  </w:comment>
  <w:comment w:id="1" w:author="Unknown Author" w:date="2022-08-02T17:59:51Z" w:initials="">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ZA" w:bidi="ar-SA" w:eastAsia="en-US"/>
        </w:rPr>
        <w:t>Since the global energy demand is not expected to be reduced in the nearest future but has been otherwise projected to increase from</w:t>
      </w:r>
    </w:p>
  </w:comment>
  <w:comment w:id="2" w:author="Unknown Author" w:date="2022-08-02T18:05:28Z" w:initials="">
    <w:p>
      <w:r>
        <w:rPr>
          <w:rFonts w:ascii="Liberation Serif" w:hAnsi="Liberation Serif" w:eastAsia="DejaVu Sans" w:cs="Noto Sans Arabic UI"/>
          <w:sz w:val="24"/>
          <w:szCs w:val="24"/>
          <w:lang w:val="en-US" w:eastAsia="en-US" w:bidi="en-US"/>
        </w:rPr>
      </w:r>
    </w:p>
  </w:comment>
  <w:comment w:id="3" w:author="Unknown Author" w:date="2022-08-02T18:08:13Z" w:initials="">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ZA" w:bidi="ar-SA" w:eastAsia="en-US"/>
        </w:rPr>
        <w:t>That are sustainable and deal effectively with problems associated with fossil fuels.</w:t>
      </w:r>
    </w:p>
  </w:comment>
  <w:comment w:id="4" w:author="Unknown Author" w:date="2022-08-02T18:09:58Z" w:initials="">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ZA" w:bidi="ar-SA" w:eastAsia="en-US"/>
        </w:rPr>
        <w:t>To enhance their effective utilization on a large scale</w:t>
      </w:r>
    </w:p>
  </w:comment>
  <w:comment w:id="5" w:author="Unknown Author" w:date="2022-08-02T18:20:05Z" w:initials="">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ZA" w:bidi="ar-SA" w:eastAsia="en-US"/>
        </w:rPr>
        <w:t>Large-scale solar systems</w:t>
      </w:r>
    </w:p>
  </w:comment>
  <w:comment w:id="6" w:author="Unknown Author" w:date="2022-08-02T18:29:51Z" w:initials="">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ZA" w:bidi="ar-SA" w:eastAsia="en-US"/>
        </w:rPr>
        <w:t>Harnessing</w:t>
      </w:r>
    </w:p>
  </w:comment>
  <w:comment w:id="7" w:author="Unknown Author" w:date="2022-08-03T11:24:59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ZA"/>
        </w:rPr>
        <w:t>Lets move this to the final section of the introduction.</w:t>
      </w:r>
    </w:p>
  </w:comment>
  <w:comment w:id="8" w:author="Unknown Author" w:date="2022-08-03T11:26:29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ZA"/>
        </w:rPr>
        <w:t>Hence a material with large surface area</w:t>
      </w:r>
    </w:p>
  </w:comment>
  <w:comment w:id="9" w:author="Unknown Author" w:date="2022-08-03T11:28:32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ZA"/>
        </w:rPr>
        <w:t>Remove ‘the’</w:t>
      </w:r>
    </w:p>
  </w:comment>
  <w:comment w:id="10" w:author="Unknown Author" w:date="2022-08-03T11:29:02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ZA"/>
        </w:rPr>
        <w:t>Move to the final part of the introduction</w:t>
      </w:r>
    </w:p>
  </w:comment>
  <w:comment w:id="11" w:author="Unknown Author" w:date="2022-08-03T11:30:46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ZA"/>
        </w:rPr>
        <w:t>This statement seems incomplete or disjointed. Suggested for correction</w:t>
      </w:r>
    </w:p>
  </w:comment>
  <w:comment w:id="12" w:author="Unknown Author" w:date="2022-08-03T11:31:43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ZA"/>
        </w:rPr>
        <w:t>Photocatalytic</w:t>
      </w:r>
    </w:p>
  </w:comment>
  <w:comment w:id="13" w:author="Unknown Author" w:date="2022-08-03T11:32:43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ZA"/>
        </w:rPr>
        <w:t>Which can produce hydrogen in  large scale at very low cost</w:t>
      </w:r>
    </w:p>
  </w:comment>
  <w:comment w:id="14" w:author="Unknown Author" w:date="2022-08-03T11:34:49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ZA"/>
        </w:rPr>
        <w:t>photocatalytic</w:t>
      </w:r>
    </w:p>
  </w:comment>
  <w:comment w:id="15" w:author="Unknown Author" w:date="2022-08-03T11:35:06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ZA"/>
        </w:rPr>
        <w:t>Replace with ‘sun’</w:t>
      </w:r>
    </w:p>
  </w:comment>
  <w:comment w:id="16" w:author="Unknown Author" w:date="2022-08-03T11:36:51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ZA"/>
        </w:rPr>
        <w:t>Insert ‘improved electrical properties’</w:t>
      </w:r>
    </w:p>
  </w:comment>
  <w:comment w:id="17" w:author="Unknown Author" w:date="2022-08-03T11:40:44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ZA"/>
        </w:rPr>
        <w:t>Have also gained much attention because</w:t>
      </w:r>
    </w:p>
  </w:comment>
  <w:comment w:id="18" w:author="Unknown Author" w:date="2022-08-03T11:41:50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ZA"/>
        </w:rPr>
        <w:t>Move to concluding part of the introduction</w:t>
      </w:r>
    </w:p>
  </w:comment>
  <w:comment w:id="19" w:author="Unknown Author" w:date="2022-08-03T11:50:46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ZA"/>
        </w:rPr>
        <w:t>Remove</w:t>
      </w:r>
    </w:p>
  </w:comment>
  <w:comment w:id="20" w:author="Unknown Author" w:date="2022-08-03T11:52:48Z" w:initials="">
    <w:p>
      <w:r>
        <w:rPr>
          <w:rFonts w:ascii="Calibri" w:hAnsi="Calibri" w:cs="" w:eastAsia="Calibri"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en-US"/>
        </w:rPr>
        <w:t>Unavailable for the photocatalytic process</w:t>
      </w:r>
    </w:p>
  </w:comment>
  <w:comment w:id="21" w:author="Unknown Author" w:date="2022-08-03T11:56:31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ZA"/>
        </w:rPr>
        <w:t>Therefore, new photocatalytic materials with unique properties are needed to circumvent the listed limitations of current photocatalysts.</w:t>
      </w:r>
    </w:p>
  </w:comment>
  <w:comment w:id="22" w:author="Unknown Author" w:date="2022-08-03T12:00:59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ZA"/>
        </w:rPr>
        <w:t>Remove ‘the’</w:t>
      </w:r>
    </w:p>
  </w:comment>
  <w:comment w:id="23" w:author="Unknown Author" w:date="2022-08-03T12:44:20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ZA"/>
        </w:rPr>
        <w:t>Replace with</w:t>
      </w:r>
    </w:p>
  </w:comment>
  <w:comment w:id="24" w:author="Unknown Author" w:date="2022-08-03T12:47:38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ZA"/>
        </w:rPr>
        <w:t>Change to numerous</w:t>
      </w:r>
    </w:p>
  </w:comment>
  <w:comment w:id="25" w:author="Unknown Author" w:date="2022-08-03T13:25:23Z" w:initials="">
    <w:p>
      <w:r/>
    </w:p>
  </w:comment>
  <w:comment w:id="26" w:author="Unknown Author" w:date="2022-08-03T13:28:31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ZA"/>
        </w:rPr>
        <w:t>If the reaction between holes and H2O gave the H+, then this reaction should come first (as equation 2)</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trackRevision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ZA"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ZA"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54861"/>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ZA" w:eastAsia="en-US" w:bidi="ar-SA"/>
    </w:rPr>
  </w:style>
  <w:style w:type="character" w:styleId="DefaultParagraphFont" w:default="1">
    <w:name w:val="Default Paragraph Font"/>
    <w:uiPriority w:val="1"/>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821777"/>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comments" Target="comments.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040EA-AA17-4791-870C-E3042206B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Application>LibreOffice/6.4.7.2$Linux_X86_64 LibreOffice_project/40$Build-2</Application>
  <Pages>41</Pages>
  <Words>12418</Words>
  <Characters>71456</Characters>
  <CharactersWithSpaces>82832</CharactersWithSpaces>
  <Paragraphs>232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2022-07-27T12:32:00Z</dcterms:created>
  <dc:creator>jerry adeyemi</dc:creator>
  <dc:description/>
  <dc:language>en-NG</dc:language>
  <cp:lastModifiedBy/>
  <dcterms:modified xsi:type="dcterms:W3CDTF">2022-08-03T13:29:19Z</dcterms:modified>
  <cp:revision>31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Mendeley Citation Style_1">
    <vt:lpwstr>http://www.zotero.org/styles/results-in-chemistry</vt:lpwstr>
  </property>
  <property fmtid="{D5CDD505-2E9C-101B-9397-08002B2CF9AE}" pid="7" name="Mendeley Document_1">
    <vt:lpwstr>True</vt:lpwstr>
  </property>
  <property fmtid="{D5CDD505-2E9C-101B-9397-08002B2CF9AE}" pid="8" name="Mendeley Recent Style Id 0_1">
    <vt:lpwstr>http://www.zotero.org/styles/american-medical-association</vt:lpwstr>
  </property>
  <property fmtid="{D5CDD505-2E9C-101B-9397-08002B2CF9AE}" pid="9" name="Mendeley Recent Style Id 1_1">
    <vt:lpwstr>http://www.zotero.org/styles/applied-nanoscience</vt:lpwstr>
  </property>
  <property fmtid="{D5CDD505-2E9C-101B-9397-08002B2CF9AE}" pid="10" name="Mendeley Recent Style Id 2_1">
    <vt:lpwstr>http://www.zotero.org/styles/journal-of-inorganic-biochemistry</vt:lpwstr>
  </property>
  <property fmtid="{D5CDD505-2E9C-101B-9397-08002B2CF9AE}" pid="11" name="Mendeley Recent Style Id 3_1">
    <vt:lpwstr>http://www.zotero.org/styles/journal-of-molecular-structure</vt:lpwstr>
  </property>
  <property fmtid="{D5CDD505-2E9C-101B-9397-08002B2CF9AE}" pid="12" name="Mendeley Recent Style Id 4_1">
    <vt:lpwstr>http://www.zotero.org/styles/metals</vt:lpwstr>
  </property>
  <property fmtid="{D5CDD505-2E9C-101B-9397-08002B2CF9AE}" pid="13" name="Mendeley Recent Style Id 5_1">
    <vt:lpwstr>http://www.zotero.org/styles/plant-science</vt:lpwstr>
  </property>
  <property fmtid="{D5CDD505-2E9C-101B-9397-08002B2CF9AE}" pid="14" name="Mendeley Recent Style Id 6_1">
    <vt:lpwstr>http://www.zotero.org/styles/plants</vt:lpwstr>
  </property>
  <property fmtid="{D5CDD505-2E9C-101B-9397-08002B2CF9AE}" pid="15" name="Mendeley Recent Style Id 7_1">
    <vt:lpwstr>http://www.zotero.org/styles/results-in-chemistry</vt:lpwstr>
  </property>
  <property fmtid="{D5CDD505-2E9C-101B-9397-08002B2CF9AE}" pid="16" name="Mendeley Recent Style Id 8_1">
    <vt:lpwstr>https://csl.mendeley.com/styles/261322941/royal-society-of-chemistry-2AOC-2</vt:lpwstr>
  </property>
  <property fmtid="{D5CDD505-2E9C-101B-9397-08002B2CF9AE}" pid="17" name="Mendeley Recent Style Id 9_1">
    <vt:lpwstr>http://www.zotero.org/styles/sustainable-chemistry-and-pharmacy</vt:lpwstr>
  </property>
  <property fmtid="{D5CDD505-2E9C-101B-9397-08002B2CF9AE}" pid="18" name="Mendeley Recent Style Name 0_1">
    <vt:lpwstr>American Medical Association</vt:lpwstr>
  </property>
  <property fmtid="{D5CDD505-2E9C-101B-9397-08002B2CF9AE}" pid="19" name="Mendeley Recent Style Name 1_1">
    <vt:lpwstr>Applied Nanoscience</vt:lpwstr>
  </property>
  <property fmtid="{D5CDD505-2E9C-101B-9397-08002B2CF9AE}" pid="20" name="Mendeley Recent Style Name 2_1">
    <vt:lpwstr>Journal of Inorganic Biochemistry</vt:lpwstr>
  </property>
  <property fmtid="{D5CDD505-2E9C-101B-9397-08002B2CF9AE}" pid="21" name="Mendeley Recent Style Name 3_1">
    <vt:lpwstr>Journal of Molecular Structure</vt:lpwstr>
  </property>
  <property fmtid="{D5CDD505-2E9C-101B-9397-08002B2CF9AE}" pid="22" name="Mendeley Recent Style Name 4_1">
    <vt:lpwstr>Metals</vt:lpwstr>
  </property>
  <property fmtid="{D5CDD505-2E9C-101B-9397-08002B2CF9AE}" pid="23" name="Mendeley Recent Style Name 5_1">
    <vt:lpwstr>Plant Science</vt:lpwstr>
  </property>
  <property fmtid="{D5CDD505-2E9C-101B-9397-08002B2CF9AE}" pid="24" name="Mendeley Recent Style Name 6_1">
    <vt:lpwstr>Plants</vt:lpwstr>
  </property>
  <property fmtid="{D5CDD505-2E9C-101B-9397-08002B2CF9AE}" pid="25" name="Mendeley Recent Style Name 7_1">
    <vt:lpwstr>Results in Chemistry</vt:lpwstr>
  </property>
  <property fmtid="{D5CDD505-2E9C-101B-9397-08002B2CF9AE}" pid="26" name="Mendeley Recent Style Name 8_1">
    <vt:lpwstr>Royal Society of Chemistry - Jerry Adeyemi</vt:lpwstr>
  </property>
  <property fmtid="{D5CDD505-2E9C-101B-9397-08002B2CF9AE}" pid="27" name="Mendeley Recent Style Name 9_1">
    <vt:lpwstr>Sustainable Chemistry and Pharmacy</vt:lpwstr>
  </property>
  <property fmtid="{D5CDD505-2E9C-101B-9397-08002B2CF9AE}" pid="28" name="Mendeley Unique User Id_1">
    <vt:lpwstr>d7b5adf8-066c-3b66-9ee4-86cb61a14c18</vt:lpwstr>
  </property>
  <property fmtid="{D5CDD505-2E9C-101B-9397-08002B2CF9AE}" pid="29" name="ScaleCrop">
    <vt:bool>0</vt:bool>
  </property>
  <property fmtid="{D5CDD505-2E9C-101B-9397-08002B2CF9AE}" pid="30" name="ShareDoc">
    <vt:bool>0</vt:bool>
  </property>
</Properties>
</file>